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EB92" w14:textId="5AE775F7" w:rsidR="00EE1E10" w:rsidRDefault="003D55E8" w:rsidP="007B3ADC">
      <w:pPr>
        <w:spacing w:before="202" w:after="240" w:line="218" w:lineRule="auto"/>
        <w:rPr>
          <w:rFonts w:ascii="SimHei" w:eastAsia="SimHei" w:hAnsi="SimHei" w:cs="SimHei"/>
          <w:sz w:val="32"/>
          <w:szCs w:val="32"/>
        </w:rPr>
      </w:pPr>
      <w:r w:rsidRPr="003D55E8">
        <w:rPr>
          <w:rFonts w:ascii="SimHei" w:eastAsia="SimHei" w:hAnsi="SimHei" w:cs="SimHei" w:hint="eastAsia"/>
          <w:spacing w:val="-4"/>
          <w:sz w:val="32"/>
          <w:szCs w:val="32"/>
        </w:rPr>
        <w:t>申请人</w:t>
      </w:r>
      <w:r w:rsidR="00EE1E10">
        <w:rPr>
          <w:rFonts w:ascii="SimHei" w:eastAsia="SimHei" w:hAnsi="SimHei" w:cs="SimHei"/>
          <w:spacing w:val="-4"/>
          <w:sz w:val="32"/>
          <w:szCs w:val="32"/>
        </w:rPr>
        <w:t>基</w:t>
      </w:r>
      <w:r w:rsidR="00EE1E10">
        <w:rPr>
          <w:rFonts w:ascii="SimHei" w:eastAsia="SimHei" w:hAnsi="SimHei" w:cs="SimHei"/>
          <w:spacing w:val="-3"/>
          <w:sz w:val="32"/>
          <w:szCs w:val="32"/>
        </w:rPr>
        <w:t>本</w:t>
      </w:r>
      <w:r w:rsidR="00EE1E10">
        <w:rPr>
          <w:rFonts w:ascii="SimHei" w:eastAsia="SimHei" w:hAnsi="SimHei" w:cs="SimHei"/>
          <w:spacing w:val="-2"/>
          <w:sz w:val="32"/>
          <w:szCs w:val="32"/>
        </w:rPr>
        <w:t>信息</w:t>
      </w:r>
    </w:p>
    <w:tbl>
      <w:tblPr>
        <w:tblStyle w:val="TableNormal1"/>
        <w:tblW w:w="9503" w:type="dxa"/>
        <w:tblInd w:w="-5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1"/>
        <w:gridCol w:w="1583"/>
        <w:gridCol w:w="1414"/>
        <w:gridCol w:w="1175"/>
        <w:gridCol w:w="660"/>
        <w:gridCol w:w="1175"/>
        <w:gridCol w:w="1228"/>
        <w:gridCol w:w="704"/>
        <w:gridCol w:w="903"/>
      </w:tblGrid>
      <w:tr w:rsidR="00BF5F8A" w:rsidRPr="00BF5F8A" w14:paraId="691C89AC" w14:textId="77777777" w:rsidTr="009C3E7C">
        <w:trPr>
          <w:trHeight w:val="767"/>
        </w:trPr>
        <w:tc>
          <w:tcPr>
            <w:tcW w:w="661" w:type="dxa"/>
            <w:vMerge w:val="restart"/>
            <w:tcBorders>
              <w:bottom w:val="nil"/>
            </w:tcBorders>
            <w:textDirection w:val="tbRlV"/>
            <w:vAlign w:val="center"/>
          </w:tcPr>
          <w:p w14:paraId="7DAF415D" w14:textId="77777777" w:rsidR="00EE1E10" w:rsidRDefault="00EE1E10" w:rsidP="001F0917">
            <w:pPr>
              <w:jc w:val="center"/>
              <w:rPr>
                <w:rFonts w:ascii="SimHei" w:eastAsia="SimHei" w:hAnsi="SimHei" w:cs="SimHei"/>
                <w:sz w:val="24"/>
                <w:szCs w:val="24"/>
              </w:rPr>
            </w:pPr>
            <w:r>
              <w:rPr>
                <w:rFonts w:ascii="SimHei" w:eastAsia="SimHei" w:hAnsi="SimHei" w:cs="SimHei"/>
                <w:spacing w:val="13"/>
                <w:sz w:val="24"/>
                <w:szCs w:val="24"/>
              </w:rPr>
              <w:t>申</w:t>
            </w:r>
            <w:r w:rsidR="001F0917">
              <w:rPr>
                <w:rFonts w:ascii="SimHei" w:eastAsia="SimHei" w:hAnsi="SimHei" w:cs="SimHei" w:hint="eastAsia"/>
                <w:spacing w:val="13"/>
                <w:sz w:val="24"/>
                <w:szCs w:val="24"/>
              </w:rPr>
              <w:t xml:space="preserve"> </w:t>
            </w:r>
            <w:r>
              <w:rPr>
                <w:rFonts w:ascii="SimHei" w:eastAsia="SimHei" w:hAnsi="SimHei" w:cs="SimHei"/>
                <w:spacing w:val="13"/>
                <w:sz w:val="24"/>
                <w:szCs w:val="24"/>
              </w:rPr>
              <w:t>请</w:t>
            </w:r>
            <w:r w:rsidR="001F0917">
              <w:rPr>
                <w:rFonts w:ascii="SimHei" w:eastAsia="SimHei" w:hAnsi="SimHei" w:cs="SimHei" w:hint="eastAsia"/>
                <w:spacing w:val="13"/>
                <w:sz w:val="24"/>
                <w:szCs w:val="24"/>
              </w:rPr>
              <w:t xml:space="preserve"> </w:t>
            </w:r>
            <w:r>
              <w:rPr>
                <w:rFonts w:ascii="SimHei" w:eastAsia="SimHei" w:hAnsi="SimHei" w:cs="SimHei"/>
                <w:spacing w:val="13"/>
                <w:sz w:val="24"/>
                <w:szCs w:val="24"/>
              </w:rPr>
              <w:t>人</w:t>
            </w:r>
            <w:r w:rsidR="001F0917">
              <w:rPr>
                <w:rFonts w:ascii="SimHei" w:eastAsia="SimHei" w:hAnsi="SimHei" w:cs="SimHei" w:hint="eastAsia"/>
                <w:spacing w:val="13"/>
                <w:sz w:val="24"/>
                <w:szCs w:val="24"/>
              </w:rPr>
              <w:t xml:space="preserve"> </w:t>
            </w:r>
            <w:r>
              <w:rPr>
                <w:rFonts w:ascii="SimHei" w:eastAsia="SimHei" w:hAnsi="SimHei" w:cs="SimHei"/>
                <w:spacing w:val="13"/>
                <w:sz w:val="24"/>
                <w:szCs w:val="24"/>
              </w:rPr>
              <w:t>信</w:t>
            </w:r>
            <w:r w:rsidR="001F0917">
              <w:rPr>
                <w:rFonts w:ascii="SimHei" w:eastAsia="SimHei" w:hAnsi="SimHei" w:cs="SimHei" w:hint="eastAsia"/>
                <w:spacing w:val="13"/>
                <w:sz w:val="24"/>
                <w:szCs w:val="24"/>
              </w:rPr>
              <w:t xml:space="preserve"> </w:t>
            </w:r>
            <w:r>
              <w:rPr>
                <w:rFonts w:ascii="SimHei" w:eastAsia="SimHei" w:hAnsi="SimHei" w:cs="SimHei"/>
                <w:spacing w:val="11"/>
                <w:sz w:val="24"/>
                <w:szCs w:val="24"/>
              </w:rPr>
              <w:t>息</w:t>
            </w:r>
          </w:p>
        </w:tc>
        <w:tc>
          <w:tcPr>
            <w:tcW w:w="1583" w:type="dxa"/>
            <w:vAlign w:val="center"/>
          </w:tcPr>
          <w:p w14:paraId="476B7A68" w14:textId="77777777" w:rsidR="00EE1E10" w:rsidRDefault="00EE1E10" w:rsidP="00E57F99">
            <w:pPr>
              <w:jc w:val="center"/>
              <w:rPr>
                <w:rFonts w:ascii="SimSun" w:eastAsia="SimSun" w:hAnsi="SimSun" w:cs="SimSun"/>
                <w:sz w:val="24"/>
                <w:szCs w:val="24"/>
              </w:rPr>
            </w:pPr>
            <w:r>
              <w:rPr>
                <w:rFonts w:ascii="SimSun" w:eastAsia="SimSun" w:hAnsi="SimSun" w:cs="SimSun"/>
                <w:spacing w:val="1"/>
                <w:sz w:val="24"/>
                <w:szCs w:val="24"/>
              </w:rPr>
              <w:t>姓</w:t>
            </w:r>
            <w:r>
              <w:rPr>
                <w:rFonts w:ascii="SimSun" w:eastAsia="SimSun" w:hAnsi="SimSun" w:cs="SimSun"/>
                <w:sz w:val="24"/>
                <w:szCs w:val="24"/>
              </w:rPr>
              <w:t>名</w:t>
            </w:r>
          </w:p>
        </w:tc>
        <w:tc>
          <w:tcPr>
            <w:tcW w:w="1414" w:type="dxa"/>
            <w:vAlign w:val="center"/>
          </w:tcPr>
          <w:p w14:paraId="0143B7BC" w14:textId="43B10C4C" w:rsidR="00EE1E10" w:rsidRPr="00D3195A" w:rsidRDefault="009442F7"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王睿萱</w:t>
            </w:r>
          </w:p>
        </w:tc>
        <w:tc>
          <w:tcPr>
            <w:tcW w:w="1175" w:type="dxa"/>
            <w:vAlign w:val="center"/>
          </w:tcPr>
          <w:p w14:paraId="1DEC5382" w14:textId="77777777" w:rsidR="00EE1E10" w:rsidRPr="00D3195A" w:rsidRDefault="00EE1E10"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性别</w:t>
            </w:r>
          </w:p>
        </w:tc>
        <w:tc>
          <w:tcPr>
            <w:tcW w:w="660" w:type="dxa"/>
            <w:vAlign w:val="center"/>
          </w:tcPr>
          <w:p w14:paraId="0E4C5C27" w14:textId="314DD6BB" w:rsidR="00EE1E10" w:rsidRPr="00D3195A" w:rsidRDefault="009442F7"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女</w:t>
            </w:r>
          </w:p>
        </w:tc>
        <w:tc>
          <w:tcPr>
            <w:tcW w:w="1175" w:type="dxa"/>
            <w:tcBorders>
              <w:right w:val="single" w:sz="4" w:space="0" w:color="auto"/>
            </w:tcBorders>
            <w:vAlign w:val="center"/>
          </w:tcPr>
          <w:p w14:paraId="2277EC72" w14:textId="77777777" w:rsidR="00EE1E10" w:rsidRPr="00D3195A" w:rsidRDefault="00EE1E10"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出生年月</w:t>
            </w:r>
          </w:p>
        </w:tc>
        <w:tc>
          <w:tcPr>
            <w:tcW w:w="1228" w:type="dxa"/>
            <w:tcBorders>
              <w:left w:val="single" w:sz="4" w:space="0" w:color="auto"/>
              <w:right w:val="single" w:sz="4" w:space="0" w:color="auto"/>
            </w:tcBorders>
            <w:vAlign w:val="center"/>
          </w:tcPr>
          <w:p w14:paraId="6DB689F2" w14:textId="1A15E535" w:rsidR="00EE1E10" w:rsidRPr="00D3195A" w:rsidRDefault="009442F7"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2001</w:t>
            </w:r>
            <w:r w:rsidR="003F078D" w:rsidRPr="00D3195A">
              <w:rPr>
                <w:rFonts w:ascii="Times New Roman" w:eastAsiaTheme="minorEastAsia" w:hAnsi="Times New Roman" w:cs="Times New Roman"/>
                <w:color w:val="auto"/>
                <w:sz w:val="24"/>
                <w:szCs w:val="24"/>
              </w:rPr>
              <w:t>年</w:t>
            </w:r>
            <w:r w:rsidRPr="00D3195A">
              <w:rPr>
                <w:rFonts w:ascii="Times New Roman" w:eastAsiaTheme="minorEastAsia" w:hAnsi="Times New Roman" w:cs="Times New Roman"/>
                <w:color w:val="auto"/>
                <w:sz w:val="24"/>
                <w:szCs w:val="24"/>
              </w:rPr>
              <w:t>3</w:t>
            </w:r>
            <w:r w:rsidR="003F078D" w:rsidRPr="00D3195A">
              <w:rPr>
                <w:rFonts w:ascii="Times New Roman" w:eastAsiaTheme="minorEastAsia" w:hAnsi="Times New Roman" w:cs="Times New Roman"/>
                <w:color w:val="auto"/>
                <w:sz w:val="24"/>
                <w:szCs w:val="24"/>
              </w:rPr>
              <w:t>月</w:t>
            </w:r>
          </w:p>
        </w:tc>
        <w:tc>
          <w:tcPr>
            <w:tcW w:w="704" w:type="dxa"/>
            <w:tcBorders>
              <w:left w:val="single" w:sz="4" w:space="0" w:color="auto"/>
            </w:tcBorders>
            <w:vAlign w:val="center"/>
          </w:tcPr>
          <w:p w14:paraId="0ED6F7C6" w14:textId="77777777" w:rsidR="00EE1E10" w:rsidRPr="00D3195A" w:rsidRDefault="00EE1E10"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民族</w:t>
            </w:r>
          </w:p>
        </w:tc>
        <w:tc>
          <w:tcPr>
            <w:tcW w:w="903" w:type="dxa"/>
            <w:vAlign w:val="center"/>
          </w:tcPr>
          <w:p w14:paraId="67EC238B" w14:textId="76E4CFA4" w:rsidR="00EE1E10" w:rsidRPr="00D3195A" w:rsidRDefault="009442F7"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汉</w:t>
            </w:r>
          </w:p>
        </w:tc>
      </w:tr>
      <w:tr w:rsidR="00EE1E10" w14:paraId="5DECD88E" w14:textId="77777777" w:rsidTr="009C3E7C">
        <w:trPr>
          <w:trHeight w:val="767"/>
        </w:trPr>
        <w:tc>
          <w:tcPr>
            <w:tcW w:w="661" w:type="dxa"/>
            <w:vMerge/>
            <w:tcBorders>
              <w:top w:val="nil"/>
              <w:bottom w:val="nil"/>
            </w:tcBorders>
            <w:textDirection w:val="tbRlV"/>
            <w:vAlign w:val="center"/>
          </w:tcPr>
          <w:p w14:paraId="06DA8732" w14:textId="77777777" w:rsidR="00EE1E10" w:rsidRDefault="00EE1E10" w:rsidP="00E57F99">
            <w:pPr>
              <w:jc w:val="center"/>
              <w:rPr>
                <w:sz w:val="24"/>
                <w:szCs w:val="24"/>
              </w:rPr>
            </w:pPr>
          </w:p>
        </w:tc>
        <w:tc>
          <w:tcPr>
            <w:tcW w:w="1583" w:type="dxa"/>
            <w:vAlign w:val="center"/>
          </w:tcPr>
          <w:p w14:paraId="0881385F" w14:textId="77777777" w:rsidR="00EE1E10" w:rsidRDefault="00EE1E10" w:rsidP="00E57F99">
            <w:pPr>
              <w:jc w:val="center"/>
              <w:rPr>
                <w:rFonts w:ascii="SimSun" w:eastAsia="SimSun" w:hAnsi="SimSun" w:cs="SimSun"/>
                <w:sz w:val="24"/>
                <w:szCs w:val="24"/>
              </w:rPr>
            </w:pPr>
            <w:r>
              <w:rPr>
                <w:rFonts w:asciiTheme="minorEastAsia" w:eastAsiaTheme="minorEastAsia" w:hAnsiTheme="minorEastAsia" w:cs="SimSun" w:hint="eastAsia"/>
                <w:sz w:val="24"/>
                <w:szCs w:val="24"/>
              </w:rPr>
              <w:t>国别/地区</w:t>
            </w:r>
          </w:p>
        </w:tc>
        <w:tc>
          <w:tcPr>
            <w:tcW w:w="3249" w:type="dxa"/>
            <w:gridSpan w:val="3"/>
            <w:tcBorders>
              <w:right w:val="single" w:sz="4" w:space="0" w:color="auto"/>
            </w:tcBorders>
            <w:vAlign w:val="center"/>
          </w:tcPr>
          <w:p w14:paraId="605C589F" w14:textId="05B550E9" w:rsidR="00EE1E10" w:rsidRPr="00D3195A" w:rsidRDefault="00BF5F8A"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中国</w:t>
            </w:r>
            <w:r w:rsidR="00C30212" w:rsidRPr="00D3195A">
              <w:rPr>
                <w:rFonts w:ascii="Times New Roman" w:eastAsiaTheme="minorEastAsia" w:hAnsi="Times New Roman" w:cs="Times New Roman"/>
                <w:color w:val="auto"/>
                <w:sz w:val="24"/>
                <w:szCs w:val="24"/>
              </w:rPr>
              <w:t>香港</w:t>
            </w:r>
          </w:p>
        </w:tc>
        <w:tc>
          <w:tcPr>
            <w:tcW w:w="1175" w:type="dxa"/>
            <w:tcBorders>
              <w:right w:val="single" w:sz="4" w:space="0" w:color="auto"/>
            </w:tcBorders>
            <w:vAlign w:val="center"/>
          </w:tcPr>
          <w:p w14:paraId="51C0A9DF" w14:textId="77777777" w:rsidR="00EE1E10" w:rsidRPr="00D3195A" w:rsidRDefault="00D205F1"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博士</w:t>
            </w:r>
            <w:r w:rsidR="00EE1E10" w:rsidRPr="00D3195A">
              <w:rPr>
                <w:rFonts w:ascii="Times New Roman" w:eastAsiaTheme="minorEastAsia" w:hAnsi="Times New Roman" w:cs="Times New Roman"/>
                <w:color w:val="auto"/>
                <w:sz w:val="24"/>
                <w:szCs w:val="24"/>
              </w:rPr>
              <w:t>入学年份</w:t>
            </w:r>
          </w:p>
        </w:tc>
        <w:tc>
          <w:tcPr>
            <w:tcW w:w="2835" w:type="dxa"/>
            <w:gridSpan w:val="3"/>
            <w:tcBorders>
              <w:left w:val="single" w:sz="4" w:space="0" w:color="auto"/>
            </w:tcBorders>
            <w:vAlign w:val="center"/>
          </w:tcPr>
          <w:p w14:paraId="6741AF3E" w14:textId="13020E96" w:rsidR="00EE1E10" w:rsidRPr="00D3195A" w:rsidRDefault="00BF5F8A"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2023</w:t>
            </w:r>
            <w:r w:rsidR="00AD7D50" w:rsidRPr="00D3195A">
              <w:rPr>
                <w:rFonts w:ascii="Times New Roman" w:eastAsiaTheme="minorEastAsia" w:hAnsi="Times New Roman" w:cs="Times New Roman"/>
                <w:color w:val="auto"/>
                <w:sz w:val="24"/>
                <w:szCs w:val="24"/>
              </w:rPr>
              <w:t>年</w:t>
            </w:r>
          </w:p>
        </w:tc>
      </w:tr>
      <w:tr w:rsidR="00D205F1" w14:paraId="092604C1" w14:textId="77777777" w:rsidTr="009C3E7C">
        <w:trPr>
          <w:trHeight w:val="767"/>
        </w:trPr>
        <w:tc>
          <w:tcPr>
            <w:tcW w:w="661" w:type="dxa"/>
            <w:vMerge/>
            <w:tcBorders>
              <w:top w:val="nil"/>
              <w:bottom w:val="nil"/>
            </w:tcBorders>
            <w:textDirection w:val="tbRlV"/>
            <w:vAlign w:val="center"/>
          </w:tcPr>
          <w:p w14:paraId="623CA32A" w14:textId="77777777" w:rsidR="00D205F1" w:rsidRDefault="00D205F1" w:rsidP="00E57F99">
            <w:pPr>
              <w:jc w:val="center"/>
              <w:rPr>
                <w:sz w:val="24"/>
                <w:szCs w:val="24"/>
              </w:rPr>
            </w:pPr>
          </w:p>
        </w:tc>
        <w:tc>
          <w:tcPr>
            <w:tcW w:w="1583" w:type="dxa"/>
            <w:vAlign w:val="center"/>
          </w:tcPr>
          <w:p w14:paraId="4B4C6B75" w14:textId="77777777" w:rsidR="00D205F1" w:rsidRDefault="00D205F1" w:rsidP="00E57F99">
            <w:pPr>
              <w:jc w:val="center"/>
              <w:rPr>
                <w:rFonts w:asciiTheme="minorEastAsia" w:eastAsiaTheme="minorEastAsia" w:hAnsiTheme="minorEastAsia" w:cs="SimSun"/>
                <w:sz w:val="24"/>
                <w:szCs w:val="24"/>
              </w:rPr>
            </w:pPr>
            <w:r>
              <w:rPr>
                <w:rFonts w:asciiTheme="minorEastAsia" w:eastAsiaTheme="minorEastAsia" w:hAnsiTheme="minorEastAsia" w:cs="SimSun" w:hint="eastAsia"/>
                <w:sz w:val="24"/>
                <w:szCs w:val="24"/>
              </w:rPr>
              <w:t>博士类别</w:t>
            </w:r>
          </w:p>
        </w:tc>
        <w:tc>
          <w:tcPr>
            <w:tcW w:w="3249" w:type="dxa"/>
            <w:gridSpan w:val="3"/>
            <w:tcBorders>
              <w:right w:val="single" w:sz="4" w:space="0" w:color="auto"/>
            </w:tcBorders>
            <w:vAlign w:val="center"/>
          </w:tcPr>
          <w:p w14:paraId="4DC3423E" w14:textId="0372D15C" w:rsidR="00D205F1" w:rsidRPr="00D3195A" w:rsidRDefault="0007300E"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本科</w:t>
            </w:r>
            <w:r w:rsidR="00D205F1" w:rsidRPr="00D3195A">
              <w:rPr>
                <w:rFonts w:ascii="Times New Roman" w:eastAsiaTheme="minorEastAsia" w:hAnsi="Times New Roman" w:cs="Times New Roman"/>
                <w:color w:val="auto"/>
                <w:sz w:val="24"/>
                <w:szCs w:val="24"/>
              </w:rPr>
              <w:t>直博生</w:t>
            </w:r>
          </w:p>
        </w:tc>
        <w:tc>
          <w:tcPr>
            <w:tcW w:w="1175" w:type="dxa"/>
            <w:tcBorders>
              <w:right w:val="single" w:sz="4" w:space="0" w:color="auto"/>
            </w:tcBorders>
            <w:vAlign w:val="center"/>
          </w:tcPr>
          <w:p w14:paraId="56D11D16" w14:textId="77777777" w:rsidR="00D205F1" w:rsidRPr="00D3195A" w:rsidRDefault="00D205F1"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博士年级</w:t>
            </w:r>
          </w:p>
        </w:tc>
        <w:tc>
          <w:tcPr>
            <w:tcW w:w="2835" w:type="dxa"/>
            <w:gridSpan w:val="3"/>
            <w:tcBorders>
              <w:left w:val="single" w:sz="4" w:space="0" w:color="auto"/>
            </w:tcBorders>
            <w:vAlign w:val="center"/>
          </w:tcPr>
          <w:p w14:paraId="2F55C9A8" w14:textId="7D1B3C87" w:rsidR="00D205F1" w:rsidRPr="00D3195A" w:rsidRDefault="00BF5F8A"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2</w:t>
            </w:r>
            <w:r w:rsidRPr="00D3195A">
              <w:rPr>
                <w:rFonts w:ascii="Times New Roman" w:eastAsiaTheme="minorEastAsia" w:hAnsi="Times New Roman" w:cs="Times New Roman"/>
                <w:color w:val="auto"/>
                <w:sz w:val="24"/>
                <w:szCs w:val="24"/>
              </w:rPr>
              <w:t>年级</w:t>
            </w:r>
          </w:p>
        </w:tc>
      </w:tr>
      <w:tr w:rsidR="00EE1E10" w14:paraId="44DACCB4" w14:textId="77777777" w:rsidTr="007D18DA">
        <w:trPr>
          <w:trHeight w:val="767"/>
        </w:trPr>
        <w:tc>
          <w:tcPr>
            <w:tcW w:w="661" w:type="dxa"/>
            <w:vMerge/>
            <w:tcBorders>
              <w:top w:val="nil"/>
              <w:bottom w:val="nil"/>
            </w:tcBorders>
            <w:textDirection w:val="tbRlV"/>
            <w:vAlign w:val="center"/>
          </w:tcPr>
          <w:p w14:paraId="129127F9" w14:textId="77777777" w:rsidR="00EE1E10" w:rsidRDefault="00EE1E10" w:rsidP="00E57F99">
            <w:pPr>
              <w:jc w:val="center"/>
              <w:rPr>
                <w:sz w:val="24"/>
                <w:szCs w:val="24"/>
              </w:rPr>
            </w:pPr>
          </w:p>
        </w:tc>
        <w:tc>
          <w:tcPr>
            <w:tcW w:w="1583" w:type="dxa"/>
            <w:vAlign w:val="center"/>
          </w:tcPr>
          <w:p w14:paraId="65B73659" w14:textId="77777777" w:rsidR="00EE1E10" w:rsidRDefault="00EE1E10" w:rsidP="00E57F99">
            <w:pPr>
              <w:jc w:val="center"/>
              <w:rPr>
                <w:rFonts w:ascii="SimSun" w:eastAsia="SimSun" w:hAnsi="SimSun" w:cs="SimSun"/>
                <w:sz w:val="24"/>
                <w:szCs w:val="24"/>
              </w:rPr>
            </w:pPr>
            <w:r>
              <w:rPr>
                <w:rFonts w:ascii="SimSun" w:eastAsia="SimSun" w:hAnsi="SimSun" w:cs="SimSun" w:hint="eastAsia"/>
                <w:spacing w:val="-1"/>
                <w:sz w:val="24"/>
                <w:szCs w:val="24"/>
              </w:rPr>
              <w:t>专业</w:t>
            </w:r>
          </w:p>
        </w:tc>
        <w:tc>
          <w:tcPr>
            <w:tcW w:w="7259" w:type="dxa"/>
            <w:gridSpan w:val="7"/>
            <w:vAlign w:val="center"/>
          </w:tcPr>
          <w:p w14:paraId="40ACEBB1" w14:textId="5013E29C" w:rsidR="00EE1E10" w:rsidRPr="00D3195A" w:rsidRDefault="00C30212"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公共卫生</w:t>
            </w:r>
          </w:p>
        </w:tc>
      </w:tr>
      <w:tr w:rsidR="00EE1E10" w14:paraId="4862C2FF" w14:textId="77777777" w:rsidTr="007D18DA">
        <w:trPr>
          <w:trHeight w:val="767"/>
        </w:trPr>
        <w:tc>
          <w:tcPr>
            <w:tcW w:w="661" w:type="dxa"/>
            <w:vMerge w:val="restart"/>
            <w:tcBorders>
              <w:bottom w:val="nil"/>
            </w:tcBorders>
            <w:textDirection w:val="tbRlV"/>
            <w:vAlign w:val="center"/>
          </w:tcPr>
          <w:p w14:paraId="0535E3B1" w14:textId="77777777" w:rsidR="00EE1E10" w:rsidRDefault="00EE1E10" w:rsidP="00E57F99">
            <w:pPr>
              <w:jc w:val="center"/>
              <w:rPr>
                <w:rFonts w:ascii="SimHei" w:eastAsia="SimHei" w:hAnsi="SimHei" w:cs="SimHei"/>
                <w:sz w:val="24"/>
                <w:szCs w:val="24"/>
              </w:rPr>
            </w:pPr>
            <w:r>
              <w:rPr>
                <w:rFonts w:ascii="SimHei" w:eastAsia="SimHei" w:hAnsi="SimHei" w:cs="SimHei"/>
                <w:spacing w:val="15"/>
                <w:sz w:val="24"/>
                <w:szCs w:val="24"/>
              </w:rPr>
              <w:t>项</w:t>
            </w:r>
            <w:r w:rsidR="001F0917">
              <w:rPr>
                <w:rFonts w:ascii="SimHei" w:eastAsia="SimHei" w:hAnsi="SimHei" w:cs="SimHei" w:hint="eastAsia"/>
                <w:spacing w:val="15"/>
                <w:sz w:val="24"/>
                <w:szCs w:val="24"/>
              </w:rPr>
              <w:t xml:space="preserve"> </w:t>
            </w:r>
            <w:r>
              <w:rPr>
                <w:rFonts w:ascii="SimHei" w:eastAsia="SimHei" w:hAnsi="SimHei" w:cs="SimHei"/>
                <w:spacing w:val="13"/>
                <w:position w:val="1"/>
                <w:sz w:val="24"/>
                <w:szCs w:val="24"/>
              </w:rPr>
              <w:t xml:space="preserve">目 </w:t>
            </w:r>
            <w:r>
              <w:rPr>
                <w:rFonts w:ascii="SimHei" w:eastAsia="SimHei" w:hAnsi="SimHei" w:cs="SimHei"/>
                <w:spacing w:val="13"/>
                <w:sz w:val="24"/>
                <w:szCs w:val="24"/>
              </w:rPr>
              <w:t>基 本 信 息</w:t>
            </w:r>
          </w:p>
        </w:tc>
        <w:tc>
          <w:tcPr>
            <w:tcW w:w="1583" w:type="dxa"/>
            <w:vAlign w:val="center"/>
          </w:tcPr>
          <w:p w14:paraId="7F6CBB30" w14:textId="77777777" w:rsidR="00EE1E10" w:rsidRDefault="00EE1E10" w:rsidP="00E57F99">
            <w:pPr>
              <w:jc w:val="center"/>
              <w:rPr>
                <w:rFonts w:ascii="SimSun" w:eastAsia="SimSun" w:hAnsi="SimSun" w:cs="SimSun"/>
                <w:sz w:val="24"/>
                <w:szCs w:val="24"/>
              </w:rPr>
            </w:pPr>
            <w:r>
              <w:rPr>
                <w:rFonts w:ascii="SimSun" w:eastAsia="SimSun" w:hAnsi="SimSun" w:cs="SimSun"/>
                <w:spacing w:val="-2"/>
                <w:sz w:val="24"/>
                <w:szCs w:val="24"/>
              </w:rPr>
              <w:t>项目名</w:t>
            </w:r>
            <w:r>
              <w:rPr>
                <w:rFonts w:ascii="SimSun" w:eastAsia="SimSun" w:hAnsi="SimSun" w:cs="SimSun"/>
                <w:spacing w:val="-1"/>
                <w:sz w:val="24"/>
                <w:szCs w:val="24"/>
              </w:rPr>
              <w:t>称</w:t>
            </w:r>
          </w:p>
        </w:tc>
        <w:tc>
          <w:tcPr>
            <w:tcW w:w="7259" w:type="dxa"/>
            <w:gridSpan w:val="7"/>
            <w:vAlign w:val="center"/>
          </w:tcPr>
          <w:p w14:paraId="095621FE" w14:textId="08DA5DE4" w:rsidR="00EE1E10" w:rsidRPr="00D3195A" w:rsidRDefault="0093289A" w:rsidP="00E57F99">
            <w:pPr>
              <w:jc w:val="center"/>
              <w:rPr>
                <w:rFonts w:ascii="Times New Roman" w:eastAsiaTheme="minorEastAsia" w:hAnsi="Times New Roman" w:cs="Times New Roman"/>
                <w:color w:val="auto"/>
                <w:sz w:val="24"/>
                <w:szCs w:val="24"/>
              </w:rPr>
            </w:pPr>
            <w:commentRangeStart w:id="0"/>
            <w:ins w:id="1" w:author="Haogao Gu" w:date="2025-08-20T15:07:00Z" w16du:dateUtc="2025-08-20T07:07:00Z">
              <w:r w:rsidRPr="0093289A">
                <w:rPr>
                  <w:rFonts w:ascii="Times New Roman" w:eastAsiaTheme="minorEastAsia" w:hAnsi="Times New Roman" w:cs="Times New Roman" w:hint="eastAsia"/>
                  <w:color w:val="auto"/>
                  <w:sz w:val="24"/>
                  <w:szCs w:val="24"/>
                </w:rPr>
                <w:t>免疫监视缺失如何重塑</w:t>
              </w:r>
              <w:r w:rsidRPr="0093289A">
                <w:rPr>
                  <w:rFonts w:ascii="Times New Roman" w:eastAsiaTheme="minorEastAsia" w:hAnsi="Times New Roman" w:cs="Times New Roman"/>
                  <w:color w:val="auto"/>
                  <w:sz w:val="24"/>
                  <w:szCs w:val="24"/>
                </w:rPr>
                <w:t xml:space="preserve"> HPV </w:t>
              </w:r>
              <w:r w:rsidRPr="0093289A">
                <w:rPr>
                  <w:rFonts w:ascii="Times New Roman" w:eastAsiaTheme="minorEastAsia" w:hAnsi="Times New Roman" w:cs="Times New Roman" w:hint="eastAsia"/>
                  <w:color w:val="auto"/>
                  <w:sz w:val="24"/>
                  <w:szCs w:val="24"/>
                </w:rPr>
                <w:t>演化景观：</w:t>
              </w:r>
              <w:r w:rsidRPr="0093289A">
                <w:rPr>
                  <w:rFonts w:ascii="Times New Roman" w:eastAsiaTheme="minorEastAsia" w:hAnsi="Times New Roman" w:cs="Times New Roman"/>
                  <w:color w:val="auto"/>
                  <w:sz w:val="24"/>
                  <w:szCs w:val="24"/>
                </w:rPr>
                <w:t xml:space="preserve">DOCK8 </w:t>
              </w:r>
              <w:r w:rsidRPr="0093289A">
                <w:rPr>
                  <w:rFonts w:ascii="Times New Roman" w:eastAsiaTheme="minorEastAsia" w:hAnsi="Times New Roman" w:cs="Times New Roman" w:hint="eastAsia"/>
                  <w:color w:val="auto"/>
                  <w:sz w:val="24"/>
                  <w:szCs w:val="24"/>
                </w:rPr>
                <w:t>缺陷患者的单倍型与系统动力学</w:t>
              </w:r>
            </w:ins>
            <w:commentRangeEnd w:id="0"/>
            <w:ins w:id="2" w:author="Haogao Gu" w:date="2025-08-20T15:17:00Z" w16du:dateUtc="2025-08-20T07:17:00Z">
              <w:r w:rsidR="00237149">
                <w:rPr>
                  <w:rStyle w:val="CommentReference"/>
                </w:rPr>
                <w:commentReference w:id="0"/>
              </w:r>
            </w:ins>
            <w:del w:id="3" w:author="Haogao Gu" w:date="2025-08-20T15:07:00Z" w16du:dateUtc="2025-08-20T07:07:00Z">
              <w:r w:rsidR="00240074" w:rsidRPr="00D3195A" w:rsidDel="0093289A">
                <w:rPr>
                  <w:rFonts w:ascii="Times New Roman" w:eastAsiaTheme="minorEastAsia" w:hAnsi="Times New Roman" w:cs="Times New Roman"/>
                  <w:color w:val="auto"/>
                  <w:sz w:val="24"/>
                  <w:szCs w:val="24"/>
                </w:rPr>
                <w:delText>解析</w:delText>
              </w:r>
              <w:r w:rsidR="00AF258F" w:rsidRPr="00D3195A" w:rsidDel="0093289A">
                <w:rPr>
                  <w:rFonts w:ascii="Times New Roman" w:eastAsiaTheme="minorEastAsia" w:hAnsi="Times New Roman" w:cs="Times New Roman"/>
                  <w:color w:val="auto"/>
                  <w:sz w:val="24"/>
                  <w:szCs w:val="24"/>
                </w:rPr>
                <w:delText xml:space="preserve"> </w:delText>
              </w:r>
              <w:r w:rsidR="00240074" w:rsidRPr="00D3195A" w:rsidDel="0093289A">
                <w:rPr>
                  <w:rFonts w:ascii="Times New Roman" w:eastAsiaTheme="minorEastAsia" w:hAnsi="Times New Roman" w:cs="Times New Roman"/>
                  <w:color w:val="auto"/>
                  <w:sz w:val="24"/>
                  <w:szCs w:val="24"/>
                </w:rPr>
                <w:delText>DOCK8</w:delText>
              </w:r>
              <w:r w:rsidR="00AF258F" w:rsidRPr="00D3195A" w:rsidDel="0093289A">
                <w:rPr>
                  <w:rFonts w:ascii="Times New Roman" w:eastAsiaTheme="minorEastAsia" w:hAnsi="Times New Roman" w:cs="Times New Roman"/>
                  <w:color w:val="auto"/>
                  <w:sz w:val="24"/>
                  <w:szCs w:val="24"/>
                </w:rPr>
                <w:delText xml:space="preserve"> </w:delText>
              </w:r>
              <w:r w:rsidR="00240074" w:rsidRPr="00D3195A" w:rsidDel="0093289A">
                <w:rPr>
                  <w:rFonts w:ascii="Times New Roman" w:eastAsiaTheme="minorEastAsia" w:hAnsi="Times New Roman" w:cs="Times New Roman"/>
                  <w:color w:val="auto"/>
                  <w:sz w:val="24"/>
                  <w:szCs w:val="24"/>
                </w:rPr>
                <w:delText>缺陷患者皮肤中的</w:delText>
              </w:r>
              <w:r w:rsidR="00AF258F" w:rsidRPr="00D3195A" w:rsidDel="0093289A">
                <w:rPr>
                  <w:rFonts w:ascii="Times New Roman" w:eastAsiaTheme="minorEastAsia" w:hAnsi="Times New Roman" w:cs="Times New Roman"/>
                  <w:color w:val="auto"/>
                  <w:sz w:val="24"/>
                  <w:szCs w:val="24"/>
                </w:rPr>
                <w:delText xml:space="preserve"> </w:delText>
              </w:r>
              <w:r w:rsidR="00240074" w:rsidRPr="00D3195A" w:rsidDel="0093289A">
                <w:rPr>
                  <w:rFonts w:ascii="Times New Roman" w:eastAsiaTheme="minorEastAsia" w:hAnsi="Times New Roman" w:cs="Times New Roman"/>
                  <w:color w:val="auto"/>
                  <w:sz w:val="24"/>
                  <w:szCs w:val="24"/>
                </w:rPr>
                <w:delText>HPV</w:delText>
              </w:r>
              <w:r w:rsidR="00AF258F" w:rsidRPr="00D3195A" w:rsidDel="0093289A">
                <w:rPr>
                  <w:rFonts w:ascii="Times New Roman" w:eastAsiaTheme="minorEastAsia" w:hAnsi="Times New Roman" w:cs="Times New Roman"/>
                  <w:color w:val="auto"/>
                  <w:sz w:val="24"/>
                  <w:szCs w:val="24"/>
                </w:rPr>
                <w:delText xml:space="preserve"> </w:delText>
              </w:r>
              <w:r w:rsidR="00240074" w:rsidRPr="00D3195A" w:rsidDel="0093289A">
                <w:rPr>
                  <w:rFonts w:ascii="Times New Roman" w:eastAsiaTheme="minorEastAsia" w:hAnsi="Times New Roman" w:cs="Times New Roman"/>
                  <w:color w:val="auto"/>
                  <w:sz w:val="24"/>
                  <w:szCs w:val="24"/>
                </w:rPr>
                <w:delText>动态：先天免疫驱动的宿主内病毒演化模型</w:delText>
              </w:r>
              <w:r w:rsidR="00240074" w:rsidRPr="00D3195A" w:rsidDel="0093289A">
                <w:rPr>
                  <w:rFonts w:ascii="Times New Roman" w:eastAsiaTheme="minorEastAsia" w:hAnsi="Times New Roman" w:cs="Times New Roman"/>
                  <w:color w:val="auto"/>
                  <w:sz w:val="24"/>
                  <w:szCs w:val="24"/>
                </w:rPr>
                <w:delText xml:space="preserve">  </w:delText>
              </w:r>
            </w:del>
          </w:p>
        </w:tc>
      </w:tr>
      <w:tr w:rsidR="00EE1E10" w14:paraId="335A2885" w14:textId="77777777" w:rsidTr="007D18DA">
        <w:trPr>
          <w:trHeight w:val="767"/>
        </w:trPr>
        <w:tc>
          <w:tcPr>
            <w:tcW w:w="661" w:type="dxa"/>
            <w:vMerge/>
            <w:tcBorders>
              <w:top w:val="nil"/>
              <w:bottom w:val="nil"/>
            </w:tcBorders>
            <w:textDirection w:val="tbRlV"/>
          </w:tcPr>
          <w:p w14:paraId="0FDF938C" w14:textId="77777777" w:rsidR="00EE1E10" w:rsidRDefault="00EE1E10" w:rsidP="00E57F99">
            <w:pPr>
              <w:spacing w:line="600" w:lineRule="exact"/>
              <w:rPr>
                <w:sz w:val="24"/>
                <w:szCs w:val="24"/>
              </w:rPr>
            </w:pPr>
          </w:p>
        </w:tc>
        <w:tc>
          <w:tcPr>
            <w:tcW w:w="1583" w:type="dxa"/>
            <w:vAlign w:val="center"/>
          </w:tcPr>
          <w:p w14:paraId="0F2C0C59" w14:textId="77777777" w:rsidR="00EE1E10" w:rsidRDefault="00EE1E10" w:rsidP="00E57F99">
            <w:pPr>
              <w:jc w:val="center"/>
              <w:rPr>
                <w:rFonts w:ascii="SimSun" w:eastAsia="SimSun" w:hAnsi="SimSun" w:cs="SimSun"/>
                <w:spacing w:val="-1"/>
                <w:sz w:val="24"/>
                <w:szCs w:val="24"/>
              </w:rPr>
            </w:pPr>
            <w:r>
              <w:rPr>
                <w:rFonts w:ascii="SimSun" w:eastAsia="SimSun" w:hAnsi="SimSun" w:cs="SimSun"/>
                <w:spacing w:val="-2"/>
                <w:sz w:val="24"/>
                <w:szCs w:val="24"/>
              </w:rPr>
              <w:t>英文名</w:t>
            </w:r>
            <w:r>
              <w:rPr>
                <w:rFonts w:ascii="SimSun" w:eastAsia="SimSun" w:hAnsi="SimSun" w:cs="SimSun"/>
                <w:spacing w:val="-1"/>
                <w:sz w:val="24"/>
                <w:szCs w:val="24"/>
              </w:rPr>
              <w:t>称</w:t>
            </w:r>
          </w:p>
        </w:tc>
        <w:tc>
          <w:tcPr>
            <w:tcW w:w="7259" w:type="dxa"/>
            <w:gridSpan w:val="7"/>
            <w:vAlign w:val="center"/>
          </w:tcPr>
          <w:p w14:paraId="27E2656F" w14:textId="06E0FB7C" w:rsidR="00EE1E10" w:rsidRPr="00D3195A" w:rsidRDefault="00362DB4" w:rsidP="00E57F99">
            <w:pPr>
              <w:jc w:val="center"/>
              <w:rPr>
                <w:rFonts w:ascii="Times New Roman" w:eastAsiaTheme="minorEastAsia" w:hAnsi="Times New Roman" w:cs="Times New Roman"/>
                <w:color w:val="auto"/>
                <w:sz w:val="24"/>
                <w:szCs w:val="24"/>
              </w:rPr>
            </w:pPr>
            <w:del w:id="4" w:author="Haogao Gu" w:date="2025-08-20T15:08:00Z" w16du:dateUtc="2025-08-20T07:08:00Z">
              <w:r w:rsidRPr="00D3195A" w:rsidDel="0093289A">
                <w:rPr>
                  <w:rFonts w:ascii="Times New Roman" w:eastAsiaTheme="minorEastAsia" w:hAnsi="Times New Roman" w:cs="Times New Roman"/>
                  <w:color w:val="auto"/>
                  <w:sz w:val="24"/>
                  <w:szCs w:val="24"/>
                </w:rPr>
                <w:delText>D</w:delText>
              </w:r>
            </w:del>
            <w:ins w:id="5" w:author="Haogao Gu" w:date="2025-08-20T15:08:00Z" w16du:dateUtc="2025-08-20T07:08:00Z">
              <w:r w:rsidR="0093289A" w:rsidRPr="0093289A">
                <w:rPr>
                  <w:rFonts w:ascii="Times New Roman" w:eastAsiaTheme="minorEastAsia" w:hAnsi="Times New Roman" w:cs="Times New Roman"/>
                  <w:color w:val="auto"/>
                  <w:sz w:val="24"/>
                  <w:szCs w:val="24"/>
                </w:rPr>
                <w:t>How Loss of Immune Surveillance Reshapes HPV Evolution: Haplotype-Resolved and Phylodynamic Analyses in DOCK8 Deficiency</w:t>
              </w:r>
            </w:ins>
            <w:del w:id="6" w:author="Haogao Gu" w:date="2025-08-20T15:08:00Z" w16du:dateUtc="2025-08-20T07:08:00Z">
              <w:r w:rsidRPr="00D3195A" w:rsidDel="0093289A">
                <w:rPr>
                  <w:rFonts w:ascii="Times New Roman" w:eastAsiaTheme="minorEastAsia" w:hAnsi="Times New Roman" w:cs="Times New Roman"/>
                  <w:color w:val="auto"/>
                  <w:sz w:val="24"/>
                  <w:szCs w:val="24"/>
                </w:rPr>
                <w:delText>eciphering HPV Dynamics in DOCK8-Deficient Skin: A Model of Innate Immunity-Driven Intrahost Viral Evolution</w:delText>
              </w:r>
            </w:del>
          </w:p>
        </w:tc>
      </w:tr>
      <w:tr w:rsidR="00EE1E10" w14:paraId="141F07C6" w14:textId="77777777" w:rsidTr="009C3E7C">
        <w:trPr>
          <w:trHeight w:val="767"/>
        </w:trPr>
        <w:tc>
          <w:tcPr>
            <w:tcW w:w="661" w:type="dxa"/>
            <w:vMerge/>
            <w:tcBorders>
              <w:top w:val="nil"/>
              <w:bottom w:val="nil"/>
            </w:tcBorders>
            <w:textDirection w:val="tbRlV"/>
          </w:tcPr>
          <w:p w14:paraId="24D13DF3" w14:textId="77777777" w:rsidR="00EE1E10" w:rsidRDefault="00EE1E10" w:rsidP="00E57F99">
            <w:pPr>
              <w:spacing w:line="600" w:lineRule="exact"/>
              <w:rPr>
                <w:sz w:val="24"/>
                <w:szCs w:val="24"/>
              </w:rPr>
            </w:pPr>
          </w:p>
        </w:tc>
        <w:tc>
          <w:tcPr>
            <w:tcW w:w="1583" w:type="dxa"/>
            <w:vAlign w:val="center"/>
          </w:tcPr>
          <w:p w14:paraId="0A425FA2" w14:textId="77777777" w:rsidR="00EE1E10" w:rsidRDefault="00EE1E10" w:rsidP="00E57F99">
            <w:pPr>
              <w:jc w:val="center"/>
              <w:rPr>
                <w:rFonts w:ascii="SimSun" w:eastAsia="SimSun" w:hAnsi="SimSun" w:cs="SimSun"/>
                <w:sz w:val="24"/>
                <w:szCs w:val="24"/>
              </w:rPr>
            </w:pPr>
            <w:r>
              <w:rPr>
                <w:rFonts w:ascii="SimSun" w:eastAsia="SimSun" w:hAnsi="SimSun" w:cs="SimSun"/>
                <w:spacing w:val="-8"/>
                <w:sz w:val="24"/>
                <w:szCs w:val="24"/>
              </w:rPr>
              <w:t>申</w:t>
            </w:r>
            <w:r>
              <w:rPr>
                <w:rFonts w:ascii="SimSun" w:eastAsia="SimSun" w:hAnsi="SimSun" w:cs="SimSun"/>
                <w:spacing w:val="-7"/>
                <w:sz w:val="24"/>
                <w:szCs w:val="24"/>
              </w:rPr>
              <w:t>请代码</w:t>
            </w:r>
            <w:r>
              <w:rPr>
                <w:rFonts w:ascii="SimSun" w:eastAsia="SimSun" w:hAnsi="SimSun" w:cs="SimSun" w:hint="eastAsia"/>
                <w:spacing w:val="-7"/>
                <w:sz w:val="24"/>
                <w:szCs w:val="24"/>
              </w:rPr>
              <w:t>1</w:t>
            </w:r>
          </w:p>
        </w:tc>
        <w:tc>
          <w:tcPr>
            <w:tcW w:w="2589" w:type="dxa"/>
            <w:gridSpan w:val="2"/>
            <w:tcBorders>
              <w:right w:val="single" w:sz="4" w:space="0" w:color="auto"/>
            </w:tcBorders>
            <w:vAlign w:val="center"/>
          </w:tcPr>
          <w:p w14:paraId="2F5B80DA" w14:textId="77777777" w:rsidR="00EE1E10" w:rsidRPr="00D3195A" w:rsidRDefault="00EE1E10" w:rsidP="00E57F99">
            <w:pPr>
              <w:jc w:val="center"/>
              <w:rPr>
                <w:rFonts w:ascii="Times New Roman" w:eastAsiaTheme="minorEastAsia" w:hAnsi="Times New Roman" w:cs="Times New Roman"/>
                <w:color w:val="auto"/>
                <w:sz w:val="24"/>
                <w:szCs w:val="24"/>
              </w:rPr>
            </w:pPr>
            <w:r w:rsidRPr="00B52BFD">
              <w:rPr>
                <w:rFonts w:ascii="Times New Roman" w:eastAsiaTheme="minorEastAsia" w:hAnsi="Times New Roman" w:cs="Times New Roman"/>
                <w:color w:val="auto"/>
                <w:sz w:val="24"/>
                <w:szCs w:val="24"/>
                <w:highlight w:val="yellow"/>
              </w:rPr>
              <w:t>基金代码选择</w:t>
            </w:r>
          </w:p>
        </w:tc>
        <w:tc>
          <w:tcPr>
            <w:tcW w:w="1835" w:type="dxa"/>
            <w:gridSpan w:val="2"/>
            <w:tcBorders>
              <w:left w:val="single" w:sz="4" w:space="0" w:color="auto"/>
              <w:right w:val="single" w:sz="4" w:space="0" w:color="auto"/>
            </w:tcBorders>
            <w:vAlign w:val="center"/>
          </w:tcPr>
          <w:p w14:paraId="646AEB1B" w14:textId="77777777" w:rsidR="00EE1E10" w:rsidRPr="00D3195A" w:rsidRDefault="00EE1E10"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申请代码</w:t>
            </w:r>
            <w:r w:rsidRPr="00D3195A">
              <w:rPr>
                <w:rFonts w:ascii="Times New Roman" w:eastAsiaTheme="minorEastAsia" w:hAnsi="Times New Roman" w:cs="Times New Roman"/>
                <w:color w:val="auto"/>
                <w:sz w:val="24"/>
                <w:szCs w:val="24"/>
              </w:rPr>
              <w:t>2</w:t>
            </w:r>
          </w:p>
        </w:tc>
        <w:tc>
          <w:tcPr>
            <w:tcW w:w="2835" w:type="dxa"/>
            <w:gridSpan w:val="3"/>
            <w:tcBorders>
              <w:left w:val="single" w:sz="4" w:space="0" w:color="auto"/>
            </w:tcBorders>
            <w:vAlign w:val="center"/>
          </w:tcPr>
          <w:p w14:paraId="74CA68AF" w14:textId="77777777" w:rsidR="00EE1E10" w:rsidRPr="00D3195A" w:rsidRDefault="00EE1E10" w:rsidP="00E57F99">
            <w:pPr>
              <w:jc w:val="center"/>
              <w:rPr>
                <w:rFonts w:ascii="Times New Roman" w:eastAsiaTheme="minorEastAsia" w:hAnsi="Times New Roman" w:cs="Times New Roman"/>
                <w:color w:val="auto"/>
                <w:sz w:val="24"/>
                <w:szCs w:val="24"/>
              </w:rPr>
            </w:pPr>
            <w:r w:rsidRPr="00B52BFD">
              <w:rPr>
                <w:rFonts w:ascii="Times New Roman" w:eastAsiaTheme="minorEastAsia" w:hAnsi="Times New Roman" w:cs="Times New Roman"/>
                <w:color w:val="auto"/>
                <w:sz w:val="24"/>
                <w:szCs w:val="24"/>
                <w:highlight w:val="yellow"/>
              </w:rPr>
              <w:t>基金代码选择</w:t>
            </w:r>
          </w:p>
        </w:tc>
      </w:tr>
      <w:tr w:rsidR="00EE1E10" w14:paraId="139133F2" w14:textId="77777777" w:rsidTr="009C3E7C">
        <w:trPr>
          <w:trHeight w:val="767"/>
        </w:trPr>
        <w:tc>
          <w:tcPr>
            <w:tcW w:w="661" w:type="dxa"/>
            <w:vMerge/>
            <w:tcBorders>
              <w:top w:val="nil"/>
              <w:bottom w:val="nil"/>
            </w:tcBorders>
            <w:textDirection w:val="tbRlV"/>
          </w:tcPr>
          <w:p w14:paraId="0579F6B3" w14:textId="77777777" w:rsidR="00EE1E10" w:rsidRDefault="00EE1E10" w:rsidP="00E57F99">
            <w:pPr>
              <w:spacing w:line="600" w:lineRule="exact"/>
              <w:rPr>
                <w:sz w:val="24"/>
                <w:szCs w:val="24"/>
              </w:rPr>
            </w:pPr>
          </w:p>
        </w:tc>
        <w:tc>
          <w:tcPr>
            <w:tcW w:w="1583" w:type="dxa"/>
            <w:vAlign w:val="center"/>
          </w:tcPr>
          <w:p w14:paraId="32F9D43F" w14:textId="77777777" w:rsidR="00EE1E10" w:rsidRDefault="00EE1E10" w:rsidP="00E57F99">
            <w:pPr>
              <w:jc w:val="center"/>
              <w:rPr>
                <w:rFonts w:ascii="SimSun" w:eastAsia="SimSun" w:hAnsi="SimSun" w:cs="SimSun"/>
                <w:sz w:val="24"/>
                <w:szCs w:val="24"/>
              </w:rPr>
            </w:pPr>
            <w:r>
              <w:rPr>
                <w:rFonts w:ascii="SimSun" w:eastAsia="SimSun" w:hAnsi="SimSun" w:cs="SimSun"/>
                <w:spacing w:val="-2"/>
                <w:sz w:val="24"/>
                <w:szCs w:val="24"/>
              </w:rPr>
              <w:t>研</w:t>
            </w:r>
            <w:r>
              <w:rPr>
                <w:rFonts w:ascii="SimSun" w:eastAsia="SimSun" w:hAnsi="SimSun" w:cs="SimSun"/>
                <w:spacing w:val="-1"/>
                <w:sz w:val="24"/>
                <w:szCs w:val="24"/>
              </w:rPr>
              <w:t>究期限</w:t>
            </w:r>
          </w:p>
        </w:tc>
        <w:tc>
          <w:tcPr>
            <w:tcW w:w="2589" w:type="dxa"/>
            <w:gridSpan w:val="2"/>
            <w:tcBorders>
              <w:right w:val="single" w:sz="4" w:space="0" w:color="auto"/>
            </w:tcBorders>
            <w:vAlign w:val="center"/>
          </w:tcPr>
          <w:p w14:paraId="3550369A" w14:textId="4D258F8D" w:rsidR="00EE1E10" w:rsidRPr="00D3195A" w:rsidRDefault="000F79A3"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2</w:t>
            </w:r>
            <w:r w:rsidRPr="00D3195A">
              <w:rPr>
                <w:rFonts w:ascii="Times New Roman" w:eastAsiaTheme="minorEastAsia" w:hAnsi="Times New Roman" w:cs="Times New Roman"/>
                <w:color w:val="auto"/>
                <w:sz w:val="24"/>
                <w:szCs w:val="24"/>
              </w:rPr>
              <w:t>年</w:t>
            </w:r>
          </w:p>
        </w:tc>
        <w:tc>
          <w:tcPr>
            <w:tcW w:w="1835" w:type="dxa"/>
            <w:gridSpan w:val="2"/>
            <w:tcBorders>
              <w:left w:val="single" w:sz="4" w:space="0" w:color="auto"/>
              <w:right w:val="single" w:sz="4" w:space="0" w:color="auto"/>
            </w:tcBorders>
            <w:vAlign w:val="center"/>
          </w:tcPr>
          <w:p w14:paraId="614B70E2" w14:textId="77777777" w:rsidR="00EE1E10" w:rsidRPr="00D3195A" w:rsidRDefault="00EE1E10"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研究方向</w:t>
            </w:r>
          </w:p>
        </w:tc>
        <w:tc>
          <w:tcPr>
            <w:tcW w:w="2835" w:type="dxa"/>
            <w:gridSpan w:val="3"/>
            <w:tcBorders>
              <w:left w:val="single" w:sz="4" w:space="0" w:color="auto"/>
            </w:tcBorders>
            <w:vAlign w:val="center"/>
          </w:tcPr>
          <w:p w14:paraId="26367E1F" w14:textId="77777777" w:rsidR="00EE1E10" w:rsidRPr="00BD00A9" w:rsidRDefault="00EE1E10" w:rsidP="00E57F99">
            <w:pPr>
              <w:jc w:val="center"/>
              <w:rPr>
                <w:rFonts w:ascii="Times New Roman" w:eastAsiaTheme="minorEastAsia" w:hAnsi="Times New Roman" w:cs="Times New Roman"/>
                <w:color w:val="auto"/>
                <w:sz w:val="24"/>
                <w:szCs w:val="24"/>
                <w:highlight w:val="yellow"/>
              </w:rPr>
            </w:pPr>
            <w:r w:rsidRPr="00BD00A9">
              <w:rPr>
                <w:rFonts w:ascii="Times New Roman" w:eastAsiaTheme="minorEastAsia" w:hAnsi="Times New Roman" w:cs="Times New Roman"/>
                <w:color w:val="auto"/>
                <w:sz w:val="24"/>
                <w:szCs w:val="24"/>
                <w:highlight w:val="yellow"/>
              </w:rPr>
              <w:t>代码下的研究方向选择</w:t>
            </w:r>
          </w:p>
        </w:tc>
      </w:tr>
      <w:tr w:rsidR="00EE1E10" w14:paraId="3F1A876D" w14:textId="77777777" w:rsidTr="007D18DA">
        <w:trPr>
          <w:trHeight w:val="767"/>
        </w:trPr>
        <w:tc>
          <w:tcPr>
            <w:tcW w:w="661" w:type="dxa"/>
            <w:vMerge/>
            <w:tcBorders>
              <w:top w:val="nil"/>
            </w:tcBorders>
            <w:textDirection w:val="tbRlV"/>
          </w:tcPr>
          <w:p w14:paraId="448285BC" w14:textId="77777777" w:rsidR="00EE1E10" w:rsidRDefault="00EE1E10" w:rsidP="00E57F99">
            <w:pPr>
              <w:spacing w:line="600" w:lineRule="exact"/>
              <w:rPr>
                <w:sz w:val="24"/>
                <w:szCs w:val="24"/>
              </w:rPr>
            </w:pPr>
          </w:p>
        </w:tc>
        <w:tc>
          <w:tcPr>
            <w:tcW w:w="1583" w:type="dxa"/>
            <w:vAlign w:val="center"/>
          </w:tcPr>
          <w:p w14:paraId="5E514753" w14:textId="77777777" w:rsidR="00EE1E10" w:rsidRDefault="00EE1E10" w:rsidP="00E57F99">
            <w:pPr>
              <w:jc w:val="center"/>
              <w:rPr>
                <w:rFonts w:ascii="SimSun" w:eastAsia="SimSun" w:hAnsi="SimSun" w:cs="SimSun"/>
                <w:sz w:val="24"/>
                <w:szCs w:val="24"/>
              </w:rPr>
            </w:pPr>
            <w:r>
              <w:rPr>
                <w:rFonts w:ascii="SimSun" w:eastAsia="SimSun" w:hAnsi="SimSun" w:cs="SimSun"/>
                <w:spacing w:val="-7"/>
                <w:sz w:val="24"/>
                <w:szCs w:val="24"/>
              </w:rPr>
              <w:t>申</w:t>
            </w:r>
            <w:r>
              <w:rPr>
                <w:rFonts w:ascii="SimSun" w:eastAsia="SimSun" w:hAnsi="SimSun" w:cs="SimSun"/>
                <w:spacing w:val="-5"/>
                <w:sz w:val="24"/>
                <w:szCs w:val="24"/>
              </w:rPr>
              <w:t>请</w:t>
            </w:r>
            <w:r>
              <w:rPr>
                <w:rFonts w:ascii="SimSun" w:eastAsia="SimSun" w:hAnsi="SimSun" w:cs="SimSun" w:hint="eastAsia"/>
                <w:spacing w:val="-5"/>
                <w:sz w:val="24"/>
                <w:szCs w:val="24"/>
              </w:rPr>
              <w:t>资助经费</w:t>
            </w:r>
          </w:p>
        </w:tc>
        <w:tc>
          <w:tcPr>
            <w:tcW w:w="7259" w:type="dxa"/>
            <w:gridSpan w:val="7"/>
            <w:vAlign w:val="center"/>
          </w:tcPr>
          <w:p w14:paraId="6F2A26AC" w14:textId="695A0556" w:rsidR="00EE1E10" w:rsidRPr="00D3195A" w:rsidRDefault="001B12D7"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30</w:t>
            </w:r>
            <w:r w:rsidRPr="00D3195A">
              <w:rPr>
                <w:rFonts w:ascii="Times New Roman" w:eastAsiaTheme="minorEastAsia" w:hAnsi="Times New Roman" w:cs="Times New Roman"/>
                <w:color w:val="auto"/>
                <w:sz w:val="24"/>
                <w:szCs w:val="24"/>
              </w:rPr>
              <w:t>万元</w:t>
            </w:r>
          </w:p>
        </w:tc>
      </w:tr>
      <w:tr w:rsidR="00EE1E10" w14:paraId="37B50314" w14:textId="77777777" w:rsidTr="007D18DA">
        <w:trPr>
          <w:trHeight w:val="767"/>
        </w:trPr>
        <w:tc>
          <w:tcPr>
            <w:tcW w:w="2244" w:type="dxa"/>
            <w:gridSpan w:val="2"/>
            <w:vAlign w:val="center"/>
          </w:tcPr>
          <w:p w14:paraId="77CA2CA6" w14:textId="77777777" w:rsidR="00EE1E10" w:rsidRDefault="00EE1E10" w:rsidP="00E57F99">
            <w:pPr>
              <w:jc w:val="center"/>
              <w:rPr>
                <w:rFonts w:ascii="SimHei" w:eastAsia="SimHei" w:hAnsi="SimHei" w:cs="SimHei"/>
                <w:sz w:val="24"/>
                <w:szCs w:val="24"/>
              </w:rPr>
            </w:pPr>
            <w:r>
              <w:rPr>
                <w:rFonts w:ascii="SimHei" w:eastAsia="SimHei" w:hAnsi="SimHei" w:cs="SimHei"/>
                <w:spacing w:val="-8"/>
                <w:sz w:val="24"/>
                <w:szCs w:val="24"/>
              </w:rPr>
              <w:t>中</w:t>
            </w:r>
            <w:r>
              <w:rPr>
                <w:rFonts w:ascii="SimHei" w:eastAsia="SimHei" w:hAnsi="SimHei" w:cs="SimHei"/>
                <w:spacing w:val="-4"/>
                <w:sz w:val="24"/>
                <w:szCs w:val="24"/>
              </w:rPr>
              <w:t>文关键词</w:t>
            </w:r>
          </w:p>
        </w:tc>
        <w:tc>
          <w:tcPr>
            <w:tcW w:w="7259" w:type="dxa"/>
            <w:gridSpan w:val="7"/>
            <w:vAlign w:val="center"/>
          </w:tcPr>
          <w:p w14:paraId="221FC428" w14:textId="5AB97E22" w:rsidR="00EE1E10" w:rsidRPr="00D3195A" w:rsidRDefault="009C72BE" w:rsidP="00E57F99">
            <w:pPr>
              <w:jc w:val="center"/>
              <w:rPr>
                <w:rFonts w:ascii="Times New Roman" w:eastAsiaTheme="minorEastAsia" w:hAnsi="Times New Roman" w:cs="Times New Roman"/>
                <w:color w:val="auto"/>
                <w:sz w:val="24"/>
                <w:szCs w:val="24"/>
              </w:rPr>
            </w:pPr>
            <w:r w:rsidRPr="00D3195A">
              <w:rPr>
                <w:rFonts w:ascii="Times New Roman" w:eastAsiaTheme="minorEastAsia" w:hAnsi="Times New Roman" w:cs="Times New Roman"/>
                <w:color w:val="auto"/>
                <w:sz w:val="24"/>
                <w:szCs w:val="24"/>
              </w:rPr>
              <w:t>人乳头瘤病毒，免疫缺陷，</w:t>
            </w:r>
            <w:r w:rsidR="00777859" w:rsidRPr="00D3195A">
              <w:rPr>
                <w:rFonts w:ascii="Times New Roman" w:eastAsiaTheme="minorEastAsia" w:hAnsi="Times New Roman" w:cs="Times New Roman"/>
                <w:color w:val="auto"/>
                <w:sz w:val="24"/>
                <w:szCs w:val="24"/>
              </w:rPr>
              <w:t>基因组学，</w:t>
            </w:r>
            <w:r w:rsidR="00FD0269" w:rsidRPr="00D3195A">
              <w:rPr>
                <w:rFonts w:ascii="Times New Roman" w:eastAsiaTheme="minorEastAsia" w:hAnsi="Times New Roman" w:cs="Times New Roman"/>
                <w:color w:val="auto"/>
                <w:sz w:val="24"/>
                <w:szCs w:val="24"/>
              </w:rPr>
              <w:t>宿主内病毒进化</w:t>
            </w:r>
          </w:p>
        </w:tc>
      </w:tr>
      <w:tr w:rsidR="00EE1E10" w14:paraId="6BB6D84F" w14:textId="77777777" w:rsidTr="007D18DA">
        <w:trPr>
          <w:trHeight w:val="767"/>
        </w:trPr>
        <w:tc>
          <w:tcPr>
            <w:tcW w:w="2244" w:type="dxa"/>
            <w:gridSpan w:val="2"/>
            <w:vAlign w:val="center"/>
          </w:tcPr>
          <w:p w14:paraId="3643FA39" w14:textId="77777777" w:rsidR="00EE1E10" w:rsidRDefault="00EE1E10" w:rsidP="00E57F99">
            <w:pPr>
              <w:jc w:val="center"/>
              <w:rPr>
                <w:rFonts w:ascii="SimHei" w:eastAsia="SimHei" w:hAnsi="SimHei" w:cs="SimHei"/>
                <w:sz w:val="24"/>
                <w:szCs w:val="24"/>
              </w:rPr>
            </w:pPr>
            <w:r>
              <w:rPr>
                <w:rFonts w:ascii="SimHei" w:eastAsia="SimHei" w:hAnsi="SimHei" w:cs="SimHei"/>
                <w:spacing w:val="-3"/>
                <w:sz w:val="24"/>
                <w:szCs w:val="24"/>
              </w:rPr>
              <w:t>英</w:t>
            </w:r>
            <w:r>
              <w:rPr>
                <w:rFonts w:ascii="SimHei" w:eastAsia="SimHei" w:hAnsi="SimHei" w:cs="SimHei"/>
                <w:spacing w:val="-2"/>
                <w:sz w:val="24"/>
                <w:szCs w:val="24"/>
              </w:rPr>
              <w:t>文关键词</w:t>
            </w:r>
          </w:p>
        </w:tc>
        <w:tc>
          <w:tcPr>
            <w:tcW w:w="7259" w:type="dxa"/>
            <w:gridSpan w:val="7"/>
            <w:vAlign w:val="center"/>
          </w:tcPr>
          <w:p w14:paraId="68E31C05" w14:textId="05FBBC65" w:rsidR="00EE1E10" w:rsidRPr="004C7DDC" w:rsidRDefault="006F1DC0" w:rsidP="00E57F99">
            <w:pPr>
              <w:jc w:val="center"/>
              <w:rPr>
                <w:rFonts w:ascii="Times New Roman" w:eastAsia="Microsoft YaHei" w:hAnsi="Times New Roman" w:cs="Times New Roman"/>
                <w:sz w:val="24"/>
                <w:szCs w:val="24"/>
              </w:rPr>
            </w:pPr>
            <w:r w:rsidRPr="004C7DDC">
              <w:rPr>
                <w:rFonts w:ascii="Times New Roman" w:eastAsia="Microsoft YaHei" w:hAnsi="Times New Roman" w:cs="Times New Roman"/>
                <w:sz w:val="24"/>
                <w:szCs w:val="24"/>
              </w:rPr>
              <w:t>HPV, Immunodeficiency, Genomics, Intrahost viral evolution</w:t>
            </w:r>
          </w:p>
        </w:tc>
      </w:tr>
    </w:tbl>
    <w:p w14:paraId="60954F80" w14:textId="77777777" w:rsidR="00AE4AD1" w:rsidRDefault="00AE4AD1" w:rsidP="00EE1E10">
      <w:pPr>
        <w:rPr>
          <w:rFonts w:eastAsiaTheme="minorEastAsia"/>
        </w:rPr>
      </w:pPr>
    </w:p>
    <w:p w14:paraId="5B17C4A1" w14:textId="77777777" w:rsidR="00AE4AD1" w:rsidRDefault="00AE4AD1">
      <w:pPr>
        <w:kinsoku/>
        <w:autoSpaceDE/>
        <w:autoSpaceDN/>
        <w:adjustRightInd/>
        <w:snapToGrid/>
        <w:textAlignment w:val="auto"/>
        <w:rPr>
          <w:rFonts w:eastAsiaTheme="minorEastAsia"/>
        </w:rPr>
      </w:pPr>
      <w:r>
        <w:rPr>
          <w:rFonts w:eastAsiaTheme="minorEastAsia"/>
        </w:rPr>
        <w:br w:type="page"/>
      </w:r>
    </w:p>
    <w:tbl>
      <w:tblPr>
        <w:tblStyle w:val="TableGrid"/>
        <w:tblW w:w="0" w:type="auto"/>
        <w:jc w:val="center"/>
        <w:tblLook w:val="04A0" w:firstRow="1" w:lastRow="0" w:firstColumn="1" w:lastColumn="0" w:noHBand="0" w:noVBand="1"/>
      </w:tblPr>
      <w:tblGrid>
        <w:gridCol w:w="534"/>
        <w:gridCol w:w="7762"/>
      </w:tblGrid>
      <w:tr w:rsidR="00AE4AD1" w14:paraId="3DABB571" w14:textId="77777777" w:rsidTr="00401C81">
        <w:trPr>
          <w:cantSplit/>
          <w:trHeight w:val="5094"/>
          <w:jc w:val="center"/>
        </w:trPr>
        <w:tc>
          <w:tcPr>
            <w:tcW w:w="534" w:type="dxa"/>
            <w:textDirection w:val="tbRlV"/>
          </w:tcPr>
          <w:p w14:paraId="39DF3A3E" w14:textId="77777777" w:rsidR="00AE4AD1" w:rsidRPr="000B46E2" w:rsidRDefault="00AE4AD1" w:rsidP="00E57F99">
            <w:pPr>
              <w:widowControl/>
              <w:jc w:val="center"/>
              <w:rPr>
                <w:rFonts w:eastAsiaTheme="minorEastAsia"/>
                <w:sz w:val="32"/>
              </w:rPr>
            </w:pPr>
            <w:r w:rsidRPr="000B46E2">
              <w:rPr>
                <w:rFonts w:ascii="SimHei" w:eastAsia="SimHei" w:hAnsi="SimHei" w:cs="SimHei" w:hint="eastAsia"/>
                <w:spacing w:val="17"/>
                <w:sz w:val="24"/>
                <w:szCs w:val="24"/>
              </w:rPr>
              <w:lastRenderedPageBreak/>
              <w:t>中文摘要</w:t>
            </w:r>
          </w:p>
        </w:tc>
        <w:tc>
          <w:tcPr>
            <w:tcW w:w="7771" w:type="dxa"/>
          </w:tcPr>
          <w:p w14:paraId="4AF26385" w14:textId="77777777" w:rsidR="00856702" w:rsidRDefault="00856702" w:rsidP="00E57F99">
            <w:pPr>
              <w:rPr>
                <w:rFonts w:eastAsiaTheme="minorEastAsia"/>
              </w:rPr>
            </w:pPr>
          </w:p>
          <w:p w14:paraId="43CA29A0" w14:textId="7E4BB272" w:rsidR="00AE4AD1" w:rsidRPr="00A11A44" w:rsidRDefault="00F45A0F" w:rsidP="00201BB5">
            <w:pPr>
              <w:spacing w:line="288" w:lineRule="auto"/>
              <w:rPr>
                <w:rFonts w:ascii="Times New Roman" w:eastAsiaTheme="minorEastAsia" w:hAnsi="Times New Roman" w:cs="Times New Roman"/>
              </w:rPr>
            </w:pPr>
            <w:r w:rsidRPr="00A11A44">
              <w:rPr>
                <w:rFonts w:ascii="Times New Roman" w:eastAsiaTheme="minorEastAsia" w:hAnsi="Times New Roman" w:cs="Times New Roman"/>
              </w:rPr>
              <w:t>DOCK8</w:t>
            </w:r>
            <w:r w:rsidRPr="00A11A44">
              <w:rPr>
                <w:rFonts w:ascii="Times New Roman" w:eastAsiaTheme="minorEastAsia" w:hAnsi="Times New Roman" w:cs="Times New Roman"/>
              </w:rPr>
              <w:t>（</w:t>
            </w:r>
            <w:r w:rsidRPr="00A11A44">
              <w:rPr>
                <w:rFonts w:ascii="Times New Roman" w:eastAsiaTheme="minorEastAsia" w:hAnsi="Times New Roman" w:cs="Times New Roman"/>
              </w:rPr>
              <w:t>Dedicator of Cytokinesis 8</w:t>
            </w:r>
            <w:r w:rsidRPr="00A11A44">
              <w:rPr>
                <w:rFonts w:ascii="Times New Roman" w:eastAsiaTheme="minorEastAsia" w:hAnsi="Times New Roman" w:cs="Times New Roman"/>
              </w:rPr>
              <w:t>）缺陷综合征是一种罕见的原发性免疫缺陷病，其致病机制在于患者的</w:t>
            </w:r>
            <w:r w:rsidR="00652BB5">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T</w:t>
            </w:r>
            <w:r w:rsidR="00652BB5">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细胞等适应性免疫</w:t>
            </w:r>
            <w:r w:rsidR="00935C43">
              <w:rPr>
                <w:rFonts w:ascii="Times New Roman" w:eastAsiaTheme="minorEastAsia" w:hAnsi="Times New Roman" w:cs="Times New Roman" w:hint="eastAsia"/>
              </w:rPr>
              <w:t>淋巴</w:t>
            </w:r>
            <w:r w:rsidRPr="00A11A44">
              <w:rPr>
                <w:rFonts w:ascii="Times New Roman" w:eastAsiaTheme="minorEastAsia" w:hAnsi="Times New Roman" w:cs="Times New Roman"/>
              </w:rPr>
              <w:t>细胞无法迁移至皮肤，导致皮肤局部适应性免疫功能丧失，临床特征为复发性皮肤感染和癌症易感性增高，具体表现为通常低频存在</w:t>
            </w:r>
            <w:r w:rsidR="00B37CD3">
              <w:rPr>
                <w:rFonts w:ascii="Times New Roman" w:eastAsiaTheme="minorEastAsia" w:hAnsi="Times New Roman" w:cs="Times New Roman" w:hint="eastAsia"/>
              </w:rPr>
              <w:t>于</w:t>
            </w:r>
            <w:r w:rsidRPr="00A11A44">
              <w:rPr>
                <w:rFonts w:ascii="Times New Roman" w:eastAsiaTheme="minorEastAsia" w:hAnsi="Times New Roman" w:cs="Times New Roman"/>
              </w:rPr>
              <w:t>皮肤</w:t>
            </w:r>
            <w:r w:rsidR="00B37CD3">
              <w:rPr>
                <w:rFonts w:ascii="Times New Roman" w:eastAsiaTheme="minorEastAsia" w:hAnsi="Times New Roman" w:cs="Times New Roman" w:hint="eastAsia"/>
              </w:rPr>
              <w:t>的</w:t>
            </w:r>
            <w:r w:rsidRPr="00A11A44">
              <w:rPr>
                <w:rFonts w:ascii="Times New Roman" w:eastAsiaTheme="minorEastAsia" w:hAnsi="Times New Roman" w:cs="Times New Roman"/>
              </w:rPr>
              <w:t>人乳头瘤病毒（</w:t>
            </w:r>
            <w:r w:rsidRPr="00A11A44">
              <w:rPr>
                <w:rFonts w:ascii="Times New Roman" w:eastAsiaTheme="minorEastAsia" w:hAnsi="Times New Roman" w:cs="Times New Roman"/>
              </w:rPr>
              <w:t>Human papillomavirus, HPV</w:t>
            </w:r>
            <w:r w:rsidRPr="00A11A44">
              <w:rPr>
                <w:rFonts w:ascii="Times New Roman" w:eastAsiaTheme="minorEastAsia" w:hAnsi="Times New Roman" w:cs="Times New Roman"/>
              </w:rPr>
              <w:t>）组发生爆炸性扩增和高度多样化，并涌现出大量前所未见的</w:t>
            </w:r>
            <w:r w:rsidR="00E25848">
              <w:rPr>
                <w:rFonts w:ascii="Times New Roman" w:eastAsiaTheme="minorEastAsia" w:hAnsi="Times New Roman" w:cs="Times New Roman" w:hint="eastAsia"/>
              </w:rPr>
              <w:t>新</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HPV</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基因型，其成因尚不明确。</w:t>
            </w:r>
            <w:r w:rsidRPr="00A11A44">
              <w:rPr>
                <w:rFonts w:ascii="Times New Roman" w:eastAsiaTheme="minorEastAsia" w:hAnsi="Times New Roman" w:cs="Times New Roman"/>
              </w:rPr>
              <w:t>DOCK8</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缺陷因其皮肤丰富的病毒载量和多样性，成为研究病毒</w:t>
            </w:r>
            <w:r w:rsidRPr="00A11A44">
              <w:rPr>
                <w:rFonts w:ascii="Times New Roman" w:eastAsiaTheme="minorEastAsia" w:hAnsi="Times New Roman" w:cs="Times New Roman"/>
              </w:rPr>
              <w:t>-</w:t>
            </w:r>
            <w:r w:rsidRPr="00A11A44">
              <w:rPr>
                <w:rFonts w:ascii="Times New Roman" w:eastAsiaTheme="minorEastAsia" w:hAnsi="Times New Roman" w:cs="Times New Roman"/>
              </w:rPr>
              <w:t>宿主相互作用的理想临床模型。本项目拟基于</w:t>
            </w:r>
            <w:r w:rsidR="00C42AE8">
              <w:rPr>
                <w:rFonts w:ascii="Times New Roman" w:eastAsiaTheme="minorEastAsia" w:hAnsi="Times New Roman" w:cs="Times New Roman" w:hint="eastAsia"/>
              </w:rPr>
              <w:t xml:space="preserve"> </w:t>
            </w:r>
            <w:r w:rsidR="00D23EBE">
              <w:rPr>
                <w:rFonts w:ascii="Times New Roman" w:eastAsiaTheme="minorEastAsia" w:hAnsi="Times New Roman" w:cs="Times New Roman" w:hint="eastAsia"/>
              </w:rPr>
              <w:t>27</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位</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DOCK8</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缺陷患者皮肤样本的深度宏基因组测序数据，对其</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HPV</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种群进行单倍型水平的全基因组装和高分辨率基因突变图谱的构建，以捕捉完整的宿主内病毒定植动态信号。进而，结合比较基因组学与系统发育动力学方法，构建宿主内病毒演化模型，定量解析患者皮肤中</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HPV</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的种群动态、起源机制（宿主内快速进化或免疫缺陷个</w:t>
            </w:r>
            <w:ins w:id="7" w:author="Haogao Gu" w:date="2025-08-20T15:22:00Z">
              <w:r w:rsidR="002737F0" w:rsidRPr="002737F0">
                <w:rPr>
                  <w:rFonts w:ascii="Times New Roman" w:eastAsiaTheme="minorEastAsia" w:hAnsi="Times New Roman" w:cs="Times New Roman"/>
                </w:rPr>
                <w:t>反复叠加感染</w:t>
              </w:r>
            </w:ins>
            <w:del w:id="8" w:author="Haogao Gu" w:date="2025-08-20T15:22:00Z" w16du:dateUtc="2025-08-20T07:22:00Z">
              <w:r w:rsidRPr="00A11A44" w:rsidDel="002737F0">
                <w:rPr>
                  <w:rFonts w:ascii="Times New Roman" w:eastAsiaTheme="minorEastAsia" w:hAnsi="Times New Roman" w:cs="Times New Roman"/>
                </w:rPr>
                <w:delText>体</w:delText>
              </w:r>
            </w:del>
            <w:del w:id="9" w:author="Haogao Gu" w:date="2025-08-20T15:20:00Z" w16du:dateUtc="2025-08-20T07:20:00Z">
              <w:r w:rsidRPr="00A11A44" w:rsidDel="002737F0">
                <w:rPr>
                  <w:rFonts w:ascii="Times New Roman" w:eastAsiaTheme="minorEastAsia" w:hAnsi="Times New Roman" w:cs="Times New Roman" w:hint="eastAsia"/>
                </w:rPr>
                <w:delText>机会性</w:delText>
              </w:r>
            </w:del>
            <w:del w:id="10" w:author="Haogao Gu" w:date="2025-08-20T15:22:00Z" w16du:dateUtc="2025-08-20T07:22:00Z">
              <w:r w:rsidRPr="00A11A44" w:rsidDel="002737F0">
                <w:rPr>
                  <w:rFonts w:ascii="Times New Roman" w:eastAsiaTheme="minorEastAsia" w:hAnsi="Times New Roman" w:cs="Times New Roman"/>
                </w:rPr>
                <w:delText>感染</w:delText>
              </w:r>
            </w:del>
            <w:r w:rsidRPr="00A11A44">
              <w:rPr>
                <w:rFonts w:ascii="Times New Roman" w:eastAsiaTheme="minorEastAsia" w:hAnsi="Times New Roman" w:cs="Times New Roman"/>
              </w:rPr>
              <w:t>）及潜在驱动因素（免疫压力失调与潜在基因重组）。利用纵向</w:t>
            </w:r>
            <w:r w:rsidR="0080117C">
              <w:rPr>
                <w:rFonts w:ascii="Times New Roman" w:eastAsiaTheme="minorEastAsia" w:hAnsi="Times New Roman" w:cs="Times New Roman" w:hint="eastAsia"/>
              </w:rPr>
              <w:t>队列</w:t>
            </w:r>
            <w:r w:rsidRPr="00A11A44">
              <w:rPr>
                <w:rFonts w:ascii="Times New Roman" w:eastAsiaTheme="minorEastAsia" w:hAnsi="Times New Roman" w:cs="Times New Roman"/>
              </w:rPr>
              <w:t>样本，本研究还将分析皮肤先天免疫诱变与适应性免疫清除的耦合关系，并评估检出的新</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HPV</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基因型的潜在致癌风险。本项目预期成果将深化对不同宿主免疫压力下</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DNA</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病毒演化规律及</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HPV</w:t>
            </w:r>
            <w:r w:rsidR="00C42AE8">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相关癌症分子机制的理解。所建立的分析框架和量化模型亦具潜力迁移至其他免疫受损人群，为相关疾病的风险评估和干预策略提供新的理论依据。</w:t>
            </w:r>
          </w:p>
        </w:tc>
      </w:tr>
      <w:tr w:rsidR="00AE4AD1" w14:paraId="1F9B170C" w14:textId="77777777" w:rsidTr="00401C81">
        <w:trPr>
          <w:cantSplit/>
          <w:trHeight w:val="7079"/>
          <w:jc w:val="center"/>
        </w:trPr>
        <w:tc>
          <w:tcPr>
            <w:tcW w:w="534" w:type="dxa"/>
            <w:textDirection w:val="tbRlV"/>
          </w:tcPr>
          <w:p w14:paraId="7F5C937A" w14:textId="77777777" w:rsidR="00AE4AD1" w:rsidRPr="000B46E2" w:rsidRDefault="00AE4AD1" w:rsidP="00E57F99">
            <w:pPr>
              <w:widowControl/>
              <w:jc w:val="center"/>
              <w:rPr>
                <w:rFonts w:eastAsiaTheme="minorEastAsia"/>
                <w:sz w:val="32"/>
              </w:rPr>
            </w:pPr>
            <w:r w:rsidRPr="000B46E2">
              <w:rPr>
                <w:rFonts w:ascii="SimHei" w:eastAsia="SimHei" w:hAnsi="SimHei" w:cs="SimHei" w:hint="eastAsia"/>
                <w:spacing w:val="17"/>
                <w:sz w:val="24"/>
                <w:szCs w:val="24"/>
              </w:rPr>
              <w:t>英文摘要</w:t>
            </w:r>
          </w:p>
        </w:tc>
        <w:tc>
          <w:tcPr>
            <w:tcW w:w="7771" w:type="dxa"/>
          </w:tcPr>
          <w:p w14:paraId="107E25E1" w14:textId="77777777" w:rsidR="00681A60" w:rsidRDefault="00681A60" w:rsidP="00E57F99">
            <w:pPr>
              <w:rPr>
                <w:rFonts w:eastAsiaTheme="minorEastAsia"/>
              </w:rPr>
            </w:pPr>
          </w:p>
          <w:p w14:paraId="1D92B0F3" w14:textId="05EBA9B3" w:rsidR="00AE4AD1" w:rsidRPr="00A11A44" w:rsidRDefault="00681A60" w:rsidP="00201BB5">
            <w:pPr>
              <w:spacing w:line="288" w:lineRule="auto"/>
              <w:rPr>
                <w:rFonts w:ascii="Times New Roman" w:eastAsiaTheme="minorEastAsia" w:hAnsi="Times New Roman" w:cs="Times New Roman"/>
              </w:rPr>
            </w:pPr>
            <w:r w:rsidRPr="00A11A44">
              <w:rPr>
                <w:rFonts w:ascii="Times New Roman" w:eastAsiaTheme="minorEastAsia" w:hAnsi="Times New Roman" w:cs="Times New Roman"/>
              </w:rPr>
              <w:t>DOCK8 (Dedicator of Cytokinesis 8) deficiency syndrome is a rare primary immunodeficiency disorder characterized by impaired migration of adaptive immune cells, such as T cells, to the skin. This results in localized adaptive immune dysfunction, clinically manifesting as recurrent cutaneous infections and heightened cancer susceptibility. Notably, patients exhibit explosive expansion and hyperdiversification of typically low-abundance cutaneous HPV populations, accompanied by the emergence of novel HPV genotypes of unknown origin. The unique virological profile of DOCK8 deficiency</w:t>
            </w:r>
            <w:r w:rsidR="00B23BD9">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w:t>
            </w:r>
            <w:r w:rsidR="00B23BD9">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marked by extraordinary viral load and diversity</w:t>
            </w:r>
            <w:r w:rsidR="00B23BD9">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w:t>
            </w:r>
            <w:r w:rsidR="00B23BD9">
              <w:rPr>
                <w:rFonts w:ascii="Times New Roman" w:eastAsiaTheme="minorEastAsia" w:hAnsi="Times New Roman" w:cs="Times New Roman" w:hint="eastAsia"/>
              </w:rPr>
              <w:t xml:space="preserve"> </w:t>
            </w:r>
            <w:r w:rsidRPr="00A11A44">
              <w:rPr>
                <w:rFonts w:ascii="Times New Roman" w:eastAsiaTheme="minorEastAsia" w:hAnsi="Times New Roman" w:cs="Times New Roman"/>
              </w:rPr>
              <w:t>positions it as an ideal clinical model for investigating virus-host interplay. This project leverages deep metagenomic sequencing data from skin samples of 27 DOCK8-deficient patients to achieve haplotype-resolved whole-genome assembly and high-resolution mutation profiling of HPV populations, thereby capturing comprehensive intrahost colonization dynamics. Integrating comparative genomics and phylodynamic approaches, we will construct a quantitative model of intrahost viral evolution to dissect HPV population dynamics, origin mechanisms (</w:t>
            </w:r>
            <w:ins w:id="11" w:author="Haogao Gu" w:date="2025-08-20T15:22:00Z">
              <w:r w:rsidR="002737F0" w:rsidRPr="002737F0">
                <w:rPr>
                  <w:rFonts w:ascii="Times New Roman" w:eastAsiaTheme="minorEastAsia" w:hAnsi="Times New Roman" w:cs="Times New Roman"/>
                </w:rPr>
                <w:t>rapid intrahost evolution or recurrent superinfection in immunodeficient individuals</w:t>
              </w:r>
            </w:ins>
            <w:del w:id="12" w:author="Haogao Gu" w:date="2025-08-20T15:22:00Z" w16du:dateUtc="2025-08-20T07:22:00Z">
              <w:r w:rsidRPr="00A11A44" w:rsidDel="002737F0">
                <w:rPr>
                  <w:rFonts w:ascii="Times New Roman" w:eastAsiaTheme="minorEastAsia" w:hAnsi="Times New Roman" w:cs="Times New Roman"/>
                </w:rPr>
                <w:delText>rapid in-host evolution versus opportunistic infection in immunocompromised individuals</w:delText>
              </w:r>
            </w:del>
            <w:r w:rsidRPr="00A11A44">
              <w:rPr>
                <w:rFonts w:ascii="Times New Roman" w:eastAsiaTheme="minorEastAsia" w:hAnsi="Times New Roman" w:cs="Times New Roman"/>
              </w:rPr>
              <w:t>), and driving forces (immune pressure dysregulation and potential genetic recombination). Utilizing longitudinal samples, we will further delineate the interplay between innate immune mutagenesis and adaptive immune clearance in the skin, while assessing the oncogenic potential of newly identified HPV genotypes. Anticipated outcomes will advance our understanding of DNA virus evolution under heterogeneous immune pressures and elucidate molecular mechanisms underpinning HPV-associated carcinogenesis. The developed analytical framework and quantitative models hold translational potential for other immunocompromised populations, offering novel theoretical foundations for risk stratification and targeted intervention strategies in related pathologies.</w:t>
            </w:r>
          </w:p>
        </w:tc>
      </w:tr>
    </w:tbl>
    <w:p w14:paraId="1BCFE6C0" w14:textId="77777777" w:rsidR="00AE4AD1" w:rsidRDefault="00AE4AD1" w:rsidP="00EE1E10">
      <w:pPr>
        <w:rPr>
          <w:rFonts w:eastAsiaTheme="minorEastAsia"/>
        </w:rPr>
      </w:pPr>
    </w:p>
    <w:p w14:paraId="11D420DB" w14:textId="77777777" w:rsidR="00AE4AD1" w:rsidRDefault="00AE4AD1">
      <w:pPr>
        <w:kinsoku/>
        <w:autoSpaceDE/>
        <w:autoSpaceDN/>
        <w:adjustRightInd/>
        <w:snapToGrid/>
        <w:textAlignment w:val="auto"/>
        <w:rPr>
          <w:rFonts w:eastAsiaTheme="minorEastAsia"/>
        </w:rPr>
      </w:pPr>
      <w:r>
        <w:rPr>
          <w:rFonts w:eastAsiaTheme="minorEastAsia"/>
        </w:rPr>
        <w:br w:type="page"/>
      </w:r>
    </w:p>
    <w:p w14:paraId="11FD2184" w14:textId="77777777" w:rsidR="003612D6" w:rsidRPr="00A32D80" w:rsidRDefault="00AE4AD1" w:rsidP="0022589C">
      <w:pPr>
        <w:kinsoku/>
        <w:autoSpaceDE/>
        <w:autoSpaceDN/>
        <w:snapToGrid/>
        <w:spacing w:beforeLines="100" w:before="312" w:after="100" w:afterAutospacing="1" w:line="420" w:lineRule="exact"/>
        <w:jc w:val="center"/>
        <w:textAlignment w:val="auto"/>
        <w:rPr>
          <w:rFonts w:ascii="Times New Roman" w:eastAsia="KaiTi" w:hAnsi="Times New Roman" w:cs="Times New Roman"/>
          <w:b/>
          <w:bCs/>
          <w:snapToGrid/>
          <w:sz w:val="32"/>
          <w:szCs w:val="32"/>
        </w:rPr>
      </w:pPr>
      <w:r w:rsidRPr="00A32D80">
        <w:rPr>
          <w:rFonts w:ascii="Times New Roman" w:eastAsia="KaiTi" w:hAnsi="Times New Roman" w:cs="Times New Roman"/>
          <w:b/>
          <w:bCs/>
          <w:snapToGrid/>
          <w:sz w:val="32"/>
          <w:szCs w:val="32"/>
        </w:rPr>
        <w:lastRenderedPageBreak/>
        <w:t>报告正文</w:t>
      </w:r>
    </w:p>
    <w:p w14:paraId="36FB8205" w14:textId="2BB496AD" w:rsidR="003612D6" w:rsidRPr="00A32D80" w:rsidRDefault="00AE4AD1" w:rsidP="0022589C">
      <w:pPr>
        <w:widowControl w:val="0"/>
        <w:kinsoku/>
        <w:autoSpaceDE/>
        <w:autoSpaceDN/>
        <w:spacing w:beforeLines="100" w:before="312" w:after="100" w:afterAutospacing="1" w:line="440" w:lineRule="exact"/>
        <w:ind w:firstLineChars="189" w:firstLine="529"/>
        <w:jc w:val="both"/>
        <w:textAlignment w:val="auto"/>
        <w:rPr>
          <w:rFonts w:ascii="Times New Roman" w:eastAsia="KaiTi" w:hAnsi="Times New Roman" w:cs="Times New Roman"/>
          <w:b/>
          <w:iCs/>
          <w:color w:val="0070C0"/>
          <w:sz w:val="28"/>
          <w:szCs w:val="28"/>
        </w:rPr>
      </w:pPr>
      <w:r w:rsidRPr="00A32D80">
        <w:rPr>
          <w:rFonts w:ascii="Times New Roman" w:eastAsia="KaiTi" w:hAnsi="Times New Roman" w:cs="Times New Roman"/>
          <w:sz w:val="28"/>
          <w:szCs w:val="28"/>
        </w:rPr>
        <w:t>参照以下提纲撰写，要求内容翔实、清晰，层次分明，标题突出</w:t>
      </w:r>
      <w:r w:rsidRPr="00A32D80">
        <w:rPr>
          <w:rFonts w:ascii="Times New Roman" w:eastAsia="KaiTi" w:hAnsi="Times New Roman" w:cs="Times New Roman"/>
          <w:iCs/>
          <w:sz w:val="28"/>
          <w:szCs w:val="28"/>
        </w:rPr>
        <w:t>。</w:t>
      </w:r>
      <w:r w:rsidRPr="00A32D80">
        <w:rPr>
          <w:rFonts w:ascii="Times New Roman" w:eastAsia="KaiTi" w:hAnsi="Times New Roman" w:cs="Times New Roman"/>
          <w:b/>
          <w:iCs/>
          <w:color w:val="0070C0"/>
          <w:sz w:val="28"/>
          <w:szCs w:val="28"/>
        </w:rPr>
        <w:t>请勿删除或改动下述提纲标题及括号中的文字</w:t>
      </w:r>
      <w:r w:rsidR="003A3161" w:rsidRPr="00A32D80">
        <w:rPr>
          <w:rFonts w:ascii="Times New Roman" w:eastAsia="KaiTi" w:hAnsi="Times New Roman" w:cs="Times New Roman"/>
          <w:b/>
          <w:iCs/>
          <w:color w:val="0070C0"/>
          <w:sz w:val="28"/>
          <w:szCs w:val="28"/>
        </w:rPr>
        <w:t>（</w:t>
      </w:r>
      <w:r w:rsidR="003D55E8" w:rsidRPr="00A32D80">
        <w:rPr>
          <w:rFonts w:ascii="Times New Roman" w:eastAsia="KaiTi" w:hAnsi="Times New Roman" w:cs="Times New Roman"/>
          <w:b/>
          <w:iCs/>
          <w:color w:val="0070C0"/>
          <w:sz w:val="28"/>
          <w:szCs w:val="28"/>
        </w:rPr>
        <w:t>建议</w:t>
      </w:r>
      <w:r w:rsidR="003D55E8" w:rsidRPr="00A32D80">
        <w:rPr>
          <w:rFonts w:ascii="Times New Roman" w:eastAsia="KaiTi" w:hAnsi="Times New Roman" w:cs="Times New Roman"/>
          <w:b/>
          <w:iCs/>
          <w:color w:val="0070C0"/>
          <w:sz w:val="28"/>
          <w:szCs w:val="28"/>
        </w:rPr>
        <w:t>8000</w:t>
      </w:r>
      <w:r w:rsidR="003D55E8" w:rsidRPr="00A32D80">
        <w:rPr>
          <w:rFonts w:ascii="Times New Roman" w:eastAsia="KaiTi" w:hAnsi="Times New Roman" w:cs="Times New Roman"/>
          <w:b/>
          <w:iCs/>
          <w:color w:val="0070C0"/>
          <w:sz w:val="28"/>
          <w:szCs w:val="28"/>
        </w:rPr>
        <w:t>字以内</w:t>
      </w:r>
      <w:r w:rsidR="003A3161" w:rsidRPr="00A32D80">
        <w:rPr>
          <w:rFonts w:ascii="Times New Roman" w:eastAsia="KaiTi" w:hAnsi="Times New Roman" w:cs="Times New Roman"/>
          <w:b/>
          <w:iCs/>
          <w:color w:val="0070C0"/>
          <w:sz w:val="28"/>
          <w:szCs w:val="28"/>
        </w:rPr>
        <w:t>）</w:t>
      </w:r>
      <w:r w:rsidRPr="00A32D80">
        <w:rPr>
          <w:rFonts w:ascii="Times New Roman" w:eastAsia="KaiTi" w:hAnsi="Times New Roman" w:cs="Times New Roman"/>
          <w:b/>
          <w:iCs/>
          <w:color w:val="0070C0"/>
          <w:sz w:val="28"/>
          <w:szCs w:val="28"/>
        </w:rPr>
        <w:t>。</w:t>
      </w:r>
    </w:p>
    <w:p w14:paraId="69B7D514" w14:textId="77777777" w:rsidR="003612D6" w:rsidRPr="00A32D80" w:rsidRDefault="00AE4AD1" w:rsidP="0022589C">
      <w:pPr>
        <w:spacing w:afterLines="50" w:after="156" w:line="440" w:lineRule="exact"/>
        <w:ind w:firstLineChars="200" w:firstLine="571"/>
        <w:rPr>
          <w:rFonts w:ascii="Times New Roman" w:eastAsia="KaiTi" w:hAnsi="Times New Roman" w:cs="Times New Roman"/>
          <w:color w:val="0070C0"/>
          <w:sz w:val="28"/>
          <w:szCs w:val="28"/>
        </w:rPr>
      </w:pPr>
      <w:r w:rsidRPr="00A32D80">
        <w:rPr>
          <w:rFonts w:ascii="Times New Roman" w:eastAsia="KaiTi" w:hAnsi="Times New Roman" w:cs="Times New Roman"/>
          <w:b/>
          <w:bCs/>
          <w:color w:val="0070C0"/>
          <w:sz w:val="28"/>
          <w:szCs w:val="28"/>
        </w:rPr>
        <w:t>（一）立项依据与研究内容</w:t>
      </w:r>
      <w:r w:rsidRPr="00A32D80">
        <w:rPr>
          <w:rFonts w:ascii="Times New Roman" w:eastAsia="KaiTi" w:hAnsi="Times New Roman" w:cs="Times New Roman"/>
          <w:color w:val="0070C0"/>
          <w:sz w:val="28"/>
          <w:szCs w:val="28"/>
        </w:rPr>
        <w:t>：</w:t>
      </w:r>
    </w:p>
    <w:p w14:paraId="06CD1729" w14:textId="44BC5D61" w:rsidR="00CF378F" w:rsidRPr="00A32D80" w:rsidRDefault="00AE4AD1" w:rsidP="00BE5B81">
      <w:pPr>
        <w:spacing w:line="440" w:lineRule="exact"/>
        <w:ind w:firstLineChars="200" w:firstLine="560"/>
        <w:rPr>
          <w:rFonts w:ascii="Times New Roman" w:eastAsia="KaiTi" w:hAnsi="Times New Roman" w:cs="Times New Roman"/>
          <w:color w:val="0070C0"/>
          <w:sz w:val="28"/>
          <w:szCs w:val="28"/>
        </w:rPr>
      </w:pPr>
      <w:r w:rsidRPr="00A32D80">
        <w:rPr>
          <w:rFonts w:ascii="Times New Roman" w:eastAsia="KaiTi" w:hAnsi="Times New Roman" w:cs="Times New Roman"/>
          <w:bCs/>
          <w:color w:val="0070C0"/>
          <w:sz w:val="28"/>
          <w:szCs w:val="28"/>
        </w:rPr>
        <w:t xml:space="preserve">1. </w:t>
      </w:r>
      <w:r w:rsidRPr="00A32D80">
        <w:rPr>
          <w:rFonts w:ascii="Times New Roman" w:eastAsia="KaiTi" w:hAnsi="Times New Roman" w:cs="Times New Roman"/>
          <w:b/>
          <w:bCs/>
          <w:color w:val="0070C0"/>
          <w:sz w:val="28"/>
          <w:szCs w:val="28"/>
        </w:rPr>
        <w:t>项目的立项依据</w:t>
      </w:r>
      <w:r w:rsidRPr="00A32D80">
        <w:rPr>
          <w:rFonts w:ascii="Times New Roman" w:eastAsia="KaiTi" w:hAnsi="Times New Roman" w:cs="Times New Roman"/>
          <w:color w:val="0070C0"/>
          <w:sz w:val="28"/>
          <w:szCs w:val="28"/>
        </w:rPr>
        <w:t>（研究意义</w:t>
      </w:r>
      <w:r w:rsidR="005E344D" w:rsidRPr="00A32D80">
        <w:rPr>
          <w:rFonts w:ascii="Times New Roman" w:eastAsia="KaiTi" w:hAnsi="Times New Roman" w:cs="Times New Roman"/>
          <w:color w:val="0070C0"/>
          <w:sz w:val="28"/>
          <w:szCs w:val="28"/>
        </w:rPr>
        <w:t>，以及对</w:t>
      </w:r>
      <w:r w:rsidR="00084A65" w:rsidRPr="00A32D80">
        <w:rPr>
          <w:rFonts w:ascii="Times New Roman" w:eastAsia="KaiTi" w:hAnsi="Times New Roman" w:cs="Times New Roman"/>
          <w:color w:val="0070C0"/>
          <w:sz w:val="28"/>
          <w:szCs w:val="28"/>
        </w:rPr>
        <w:t>本</w:t>
      </w:r>
      <w:r w:rsidR="003A3161" w:rsidRPr="00A32D80">
        <w:rPr>
          <w:rFonts w:ascii="Times New Roman" w:eastAsia="KaiTi" w:hAnsi="Times New Roman" w:cs="Times New Roman"/>
          <w:color w:val="0070C0"/>
          <w:sz w:val="28"/>
          <w:szCs w:val="28"/>
        </w:rPr>
        <w:t>研究</w:t>
      </w:r>
      <w:r w:rsidR="00084A65" w:rsidRPr="00A32D80">
        <w:rPr>
          <w:rFonts w:ascii="Times New Roman" w:eastAsia="KaiTi" w:hAnsi="Times New Roman" w:cs="Times New Roman"/>
          <w:color w:val="0070C0"/>
          <w:sz w:val="28"/>
          <w:szCs w:val="28"/>
        </w:rPr>
        <w:t>领域现状的梳理和总结</w:t>
      </w:r>
      <w:r w:rsidRPr="00A32D80">
        <w:rPr>
          <w:rFonts w:ascii="Times New Roman" w:eastAsia="KaiTi" w:hAnsi="Times New Roman" w:cs="Times New Roman"/>
          <w:color w:val="0070C0"/>
          <w:sz w:val="28"/>
          <w:szCs w:val="28"/>
        </w:rPr>
        <w:t>。附主要参考文献目录）；</w:t>
      </w:r>
    </w:p>
    <w:p w14:paraId="3547767E" w14:textId="77777777" w:rsidR="00BE5B81" w:rsidRPr="00E7432D" w:rsidRDefault="00BE5B81" w:rsidP="00BE5B81">
      <w:pPr>
        <w:spacing w:line="440" w:lineRule="exact"/>
        <w:ind w:firstLineChars="200" w:firstLine="560"/>
        <w:rPr>
          <w:rFonts w:ascii="KaiTi" w:eastAsia="KaiTi" w:hAnsi="KaiTi" w:cs="KaiTi_GB2312"/>
          <w:color w:val="0070C0"/>
          <w:sz w:val="28"/>
          <w:szCs w:val="28"/>
        </w:rPr>
      </w:pPr>
    </w:p>
    <w:p w14:paraId="02E776AC" w14:textId="557F1172" w:rsidR="000B0281" w:rsidRPr="00A61E58" w:rsidRDefault="000B0281" w:rsidP="000B6DC3">
      <w:pPr>
        <w:spacing w:after="120" w:line="440" w:lineRule="exact"/>
        <w:rPr>
          <w:rFonts w:ascii="Times New Roman" w:eastAsia="KaiTi" w:hAnsi="Times New Roman" w:cs="Times New Roman"/>
          <w:b/>
          <w:bCs/>
          <w:color w:val="auto"/>
          <w:sz w:val="28"/>
          <w:szCs w:val="28"/>
        </w:rPr>
      </w:pPr>
      <w:r w:rsidRPr="00A61E58">
        <w:rPr>
          <w:rFonts w:ascii="Times New Roman" w:eastAsia="KaiTi" w:hAnsi="Times New Roman" w:cs="Times New Roman"/>
          <w:b/>
          <w:bCs/>
          <w:color w:val="auto"/>
          <w:sz w:val="28"/>
          <w:szCs w:val="28"/>
        </w:rPr>
        <w:t xml:space="preserve">1.1 </w:t>
      </w:r>
      <w:r w:rsidRPr="00A61E58">
        <w:rPr>
          <w:rFonts w:ascii="Times New Roman" w:eastAsia="KaiTi" w:hAnsi="Times New Roman" w:cs="Times New Roman"/>
          <w:b/>
          <w:bCs/>
          <w:color w:val="auto"/>
          <w:sz w:val="28"/>
          <w:szCs w:val="28"/>
        </w:rPr>
        <w:t>研究背景</w:t>
      </w:r>
    </w:p>
    <w:p w14:paraId="04C052B8" w14:textId="0B6C075D" w:rsidR="000B0281" w:rsidRPr="00A61E58" w:rsidRDefault="000B0281" w:rsidP="0089742E">
      <w:pPr>
        <w:spacing w:line="440" w:lineRule="exact"/>
        <w:ind w:firstLine="580"/>
        <w:rPr>
          <w:rFonts w:ascii="Times New Roman" w:eastAsia="KaiTi" w:hAnsi="Times New Roman" w:cs="Times New Roman"/>
          <w:b/>
          <w:bCs/>
          <w:color w:val="auto"/>
          <w:sz w:val="24"/>
          <w:szCs w:val="24"/>
        </w:rPr>
      </w:pPr>
      <w:r w:rsidRPr="00A61E58">
        <w:rPr>
          <w:rFonts w:ascii="Times New Roman" w:eastAsia="KaiTi" w:hAnsi="Times New Roman" w:cs="Times New Roman"/>
          <w:b/>
          <w:bCs/>
          <w:color w:val="auto"/>
          <w:sz w:val="24"/>
          <w:szCs w:val="24"/>
        </w:rPr>
        <w:t xml:space="preserve">1.1.1 </w:t>
      </w:r>
      <w:r w:rsidRPr="00A61E58">
        <w:rPr>
          <w:rFonts w:ascii="Times New Roman" w:eastAsia="KaiTi" w:hAnsi="Times New Roman" w:cs="Times New Roman"/>
          <w:b/>
          <w:bCs/>
          <w:color w:val="auto"/>
          <w:sz w:val="24"/>
          <w:szCs w:val="24"/>
        </w:rPr>
        <w:t>皮肤免疫稳态由先天性与适应性免疫协同调控，</w:t>
      </w:r>
      <w:r w:rsidRPr="00A61E58">
        <w:rPr>
          <w:rFonts w:ascii="Times New Roman" w:eastAsia="KaiTi" w:hAnsi="Times New Roman" w:cs="Times New Roman"/>
          <w:b/>
          <w:bCs/>
          <w:color w:val="auto"/>
          <w:sz w:val="24"/>
          <w:szCs w:val="24"/>
        </w:rPr>
        <w:t>DOCK8</w:t>
      </w:r>
      <w:r w:rsidR="001805A1" w:rsidRPr="00A61E58">
        <w:rPr>
          <w:rFonts w:ascii="Times New Roman" w:eastAsia="KaiTi" w:hAnsi="Times New Roman" w:cs="Times New Roman"/>
          <w:b/>
          <w:bCs/>
          <w:color w:val="auto"/>
          <w:sz w:val="24"/>
          <w:szCs w:val="24"/>
        </w:rPr>
        <w:t xml:space="preserve"> </w:t>
      </w:r>
      <w:r w:rsidRPr="00A61E58">
        <w:rPr>
          <w:rFonts w:ascii="Times New Roman" w:eastAsia="KaiTi" w:hAnsi="Times New Roman" w:cs="Times New Roman"/>
          <w:b/>
          <w:bCs/>
          <w:color w:val="auto"/>
          <w:sz w:val="24"/>
          <w:szCs w:val="24"/>
        </w:rPr>
        <w:t>蛋白功能缺失会导致淋巴细胞无法在皮肤致密组织中有效迁移，使皮肤免疫稳态失衡</w:t>
      </w:r>
    </w:p>
    <w:p w14:paraId="13A5CE27" w14:textId="0D32F8D1" w:rsidR="000A3B75" w:rsidRPr="00A61E58" w:rsidRDefault="006C0274" w:rsidP="00983438">
      <w:pPr>
        <w:spacing w:after="120" w:line="440" w:lineRule="exact"/>
        <w:ind w:firstLine="482"/>
        <w:rPr>
          <w:rFonts w:ascii="Times New Roman" w:eastAsia="KaiTi" w:hAnsi="Times New Roman" w:cs="Times New Roman"/>
          <w:color w:val="auto"/>
          <w:sz w:val="24"/>
          <w:szCs w:val="24"/>
        </w:rPr>
      </w:pPr>
      <w:r w:rsidRPr="00A61E58">
        <w:rPr>
          <w:rFonts w:ascii="Times New Roman" w:eastAsia="KaiTi" w:hAnsi="Times New Roman" w:cs="Times New Roman"/>
          <w:color w:val="auto"/>
          <w:sz w:val="24"/>
          <w:szCs w:val="24"/>
        </w:rPr>
        <w:t>皮肤是机体抵御外界病原体入侵的首道物理及免疫屏障，其表面定植的微生物组与宿主免疫系统间存在着动态平衡，对维持宿主健康至关重要</w:t>
      </w:r>
      <w:r w:rsidR="00C41D51">
        <w:rPr>
          <w:rFonts w:ascii="Times New Roman" w:eastAsia="KaiTi" w:hAnsi="Times New Roman" w:cs="Times New Roman"/>
          <w:color w:val="auto"/>
          <w:sz w:val="24"/>
          <w:szCs w:val="24"/>
        </w:rPr>
        <w:fldChar w:fldCharType="begin">
          <w:fldData xml:space="preserve">PEVuZE5vdGU+PENpdGU+PEF1dGhvcj5OYWlrPC9BdXRob3I+PFllYXI+MjAxNTwvWWVhcj48UmVj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==
</w:fldData>
        </w:fldChar>
      </w:r>
      <w:r w:rsidR="00BF6FD9">
        <w:rPr>
          <w:rFonts w:ascii="Times New Roman" w:eastAsia="KaiTi" w:hAnsi="Times New Roman" w:cs="Times New Roman"/>
          <w:color w:val="auto"/>
          <w:sz w:val="24"/>
          <w:szCs w:val="24"/>
        </w:rPr>
        <w:instrText xml:space="preserve"> ADDIN EN.CITE </w:instrText>
      </w:r>
      <w:r w:rsidR="00BF6FD9">
        <w:rPr>
          <w:rFonts w:ascii="Times New Roman" w:eastAsia="KaiTi" w:hAnsi="Times New Roman" w:cs="Times New Roman"/>
          <w:color w:val="auto"/>
          <w:sz w:val="24"/>
          <w:szCs w:val="24"/>
        </w:rPr>
        <w:fldChar w:fldCharType="begin">
          <w:fldData xml:space="preserve">PEVuZE5vdGU+PENpdGU+PEF1dGhvcj5OYWlrPC9BdXRob3I+PFllYXI+MjAxNTwvWWVhcj48UmVj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==
</w:fldData>
        </w:fldChar>
      </w:r>
      <w:r w:rsidR="00BF6FD9">
        <w:rPr>
          <w:rFonts w:ascii="Times New Roman" w:eastAsia="KaiTi" w:hAnsi="Times New Roman" w:cs="Times New Roman"/>
          <w:color w:val="auto"/>
          <w:sz w:val="24"/>
          <w:szCs w:val="24"/>
        </w:rPr>
        <w:instrText xml:space="preserve"> ADDIN EN.CITE.DATA </w:instrText>
      </w:r>
      <w:r w:rsidR="00BF6FD9">
        <w:rPr>
          <w:rFonts w:ascii="Times New Roman" w:eastAsia="KaiTi" w:hAnsi="Times New Roman" w:cs="Times New Roman"/>
          <w:color w:val="auto"/>
          <w:sz w:val="24"/>
          <w:szCs w:val="24"/>
        </w:rPr>
      </w:r>
      <w:r w:rsidR="00BF6FD9">
        <w:rPr>
          <w:rFonts w:ascii="Times New Roman" w:eastAsia="KaiTi" w:hAnsi="Times New Roman" w:cs="Times New Roman"/>
          <w:color w:val="auto"/>
          <w:sz w:val="24"/>
          <w:szCs w:val="24"/>
        </w:rPr>
        <w:fldChar w:fldCharType="end"/>
      </w:r>
      <w:r w:rsidR="00C41D51">
        <w:rPr>
          <w:rFonts w:ascii="Times New Roman" w:eastAsia="KaiTi" w:hAnsi="Times New Roman" w:cs="Times New Roman"/>
          <w:color w:val="auto"/>
          <w:sz w:val="24"/>
          <w:szCs w:val="24"/>
        </w:rPr>
      </w:r>
      <w:r w:rsidR="00C41D51">
        <w:rPr>
          <w:rFonts w:ascii="Times New Roman" w:eastAsia="KaiTi" w:hAnsi="Times New Roman" w:cs="Times New Roman"/>
          <w:color w:val="auto"/>
          <w:sz w:val="24"/>
          <w:szCs w:val="24"/>
        </w:rPr>
        <w:fldChar w:fldCharType="separate"/>
      </w:r>
      <w:r w:rsidR="00BF6FD9" w:rsidRPr="00BF6FD9">
        <w:rPr>
          <w:rFonts w:ascii="Times New Roman" w:eastAsia="KaiTi" w:hAnsi="Times New Roman" w:cs="Times New Roman"/>
          <w:noProof/>
          <w:color w:val="auto"/>
          <w:sz w:val="24"/>
          <w:szCs w:val="24"/>
          <w:vertAlign w:val="superscript"/>
        </w:rPr>
        <w:t>[1-4]</w:t>
      </w:r>
      <w:r w:rsidR="00C41D51">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。皮肤免疫稳态由先天性与适应性免疫系统共同调控</w:t>
      </w:r>
      <w:r w:rsidR="00570000">
        <w:rPr>
          <w:rFonts w:ascii="Times New Roman" w:eastAsia="KaiTi" w:hAnsi="Times New Roman" w:cs="Times New Roman"/>
          <w:color w:val="auto"/>
          <w:sz w:val="24"/>
          <w:szCs w:val="24"/>
        </w:rPr>
        <w:fldChar w:fldCharType="begin">
          <w:fldData xml:space="preserve">PEVuZE5vdGU+PENpdGU+PEF1dGhvcj5IaWNrbWFuPC9BdXRob3I+PFllYXI+MjAxMzwvWWVhcj48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</w:fldData>
        </w:fldChar>
      </w:r>
      <w:r w:rsidR="00570000">
        <w:rPr>
          <w:rFonts w:ascii="Times New Roman" w:eastAsia="KaiTi" w:hAnsi="Times New Roman" w:cs="Times New Roman"/>
          <w:color w:val="auto"/>
          <w:sz w:val="24"/>
          <w:szCs w:val="24"/>
        </w:rPr>
        <w:instrText xml:space="preserve"> ADDIN EN.CITE </w:instrText>
      </w:r>
      <w:r w:rsidR="00570000">
        <w:rPr>
          <w:rFonts w:ascii="Times New Roman" w:eastAsia="KaiTi" w:hAnsi="Times New Roman" w:cs="Times New Roman"/>
          <w:color w:val="auto"/>
          <w:sz w:val="24"/>
          <w:szCs w:val="24"/>
        </w:rPr>
        <w:fldChar w:fldCharType="begin">
          <w:fldData xml:space="preserve">PEVuZE5vdGU+PENpdGU+PEF1dGhvcj5IaWNrbWFuPC9BdXRob3I+PFllYXI+MjAxMzwvWWVhcj48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</w:fldData>
        </w:fldChar>
      </w:r>
      <w:r w:rsidR="00570000">
        <w:rPr>
          <w:rFonts w:ascii="Times New Roman" w:eastAsia="KaiTi" w:hAnsi="Times New Roman" w:cs="Times New Roman"/>
          <w:color w:val="auto"/>
          <w:sz w:val="24"/>
          <w:szCs w:val="24"/>
        </w:rPr>
        <w:instrText xml:space="preserve"> ADDIN EN.CITE.DATA </w:instrText>
      </w:r>
      <w:r w:rsidR="00570000">
        <w:rPr>
          <w:rFonts w:ascii="Times New Roman" w:eastAsia="KaiTi" w:hAnsi="Times New Roman" w:cs="Times New Roman"/>
          <w:color w:val="auto"/>
          <w:sz w:val="24"/>
          <w:szCs w:val="24"/>
        </w:rPr>
      </w:r>
      <w:r w:rsidR="00570000">
        <w:rPr>
          <w:rFonts w:ascii="Times New Roman" w:eastAsia="KaiTi" w:hAnsi="Times New Roman" w:cs="Times New Roman"/>
          <w:color w:val="auto"/>
          <w:sz w:val="24"/>
          <w:szCs w:val="24"/>
        </w:rPr>
        <w:fldChar w:fldCharType="end"/>
      </w:r>
      <w:r w:rsidR="00570000">
        <w:rPr>
          <w:rFonts w:ascii="Times New Roman" w:eastAsia="KaiTi" w:hAnsi="Times New Roman" w:cs="Times New Roman"/>
          <w:color w:val="auto"/>
          <w:sz w:val="24"/>
          <w:szCs w:val="24"/>
        </w:rPr>
      </w:r>
      <w:r w:rsidR="00570000">
        <w:rPr>
          <w:rFonts w:ascii="Times New Roman" w:eastAsia="KaiTi" w:hAnsi="Times New Roman" w:cs="Times New Roman"/>
          <w:color w:val="auto"/>
          <w:sz w:val="24"/>
          <w:szCs w:val="24"/>
        </w:rPr>
        <w:fldChar w:fldCharType="separate"/>
      </w:r>
      <w:r w:rsidR="00570000" w:rsidRPr="00570000">
        <w:rPr>
          <w:rFonts w:ascii="Times New Roman" w:eastAsia="KaiTi" w:hAnsi="Times New Roman" w:cs="Times New Roman"/>
          <w:noProof/>
          <w:color w:val="auto"/>
          <w:sz w:val="24"/>
          <w:szCs w:val="24"/>
          <w:vertAlign w:val="superscript"/>
        </w:rPr>
        <w:t>[5]</w:t>
      </w:r>
      <w:r w:rsidR="00570000">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。先天性免疫通过抗菌肽和模式识别受体等组分提供快速、非特异性的初始防御</w:t>
      </w:r>
      <w:r w:rsidR="00F270E9">
        <w:rPr>
          <w:rFonts w:ascii="Times New Roman" w:eastAsia="KaiTi" w:hAnsi="Times New Roman" w:cs="Times New Roman"/>
          <w:color w:val="auto"/>
          <w:sz w:val="24"/>
          <w:szCs w:val="24"/>
        </w:rPr>
        <w:fldChar w:fldCharType="begin">
          <w:fldData xml:space="preserve">PEVuZE5vdGU+PENpdGU+PEF1dGhvcj5FbGlhczwvQXV0aG9yPjxZZWFyPjIwMDc8L1llYXI+PFJl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</w:fldData>
        </w:fldChar>
      </w:r>
      <w:r w:rsidR="00BF6FD9">
        <w:rPr>
          <w:rFonts w:ascii="Times New Roman" w:eastAsia="KaiTi" w:hAnsi="Times New Roman" w:cs="Times New Roman"/>
          <w:color w:val="auto"/>
          <w:sz w:val="24"/>
          <w:szCs w:val="24"/>
        </w:rPr>
        <w:instrText xml:space="preserve"> ADDIN EN.CITE </w:instrText>
      </w:r>
      <w:r w:rsidR="00BF6FD9">
        <w:rPr>
          <w:rFonts w:ascii="Times New Roman" w:eastAsia="KaiTi" w:hAnsi="Times New Roman" w:cs="Times New Roman"/>
          <w:color w:val="auto"/>
          <w:sz w:val="24"/>
          <w:szCs w:val="24"/>
        </w:rPr>
        <w:fldChar w:fldCharType="begin">
          <w:fldData xml:space="preserve">PEVuZE5vdGU+PENpdGU+PEF1dGhvcj5FbGlhczwvQXV0aG9yPjxZZWFyPjIwMDc8L1llYXI+PFJl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</w:fldData>
        </w:fldChar>
      </w:r>
      <w:r w:rsidR="00BF6FD9">
        <w:rPr>
          <w:rFonts w:ascii="Times New Roman" w:eastAsia="KaiTi" w:hAnsi="Times New Roman" w:cs="Times New Roman"/>
          <w:color w:val="auto"/>
          <w:sz w:val="24"/>
          <w:szCs w:val="24"/>
        </w:rPr>
        <w:instrText xml:space="preserve"> ADDIN EN.CITE.DATA </w:instrText>
      </w:r>
      <w:r w:rsidR="00BF6FD9">
        <w:rPr>
          <w:rFonts w:ascii="Times New Roman" w:eastAsia="KaiTi" w:hAnsi="Times New Roman" w:cs="Times New Roman"/>
          <w:color w:val="auto"/>
          <w:sz w:val="24"/>
          <w:szCs w:val="24"/>
        </w:rPr>
      </w:r>
      <w:r w:rsidR="00BF6FD9">
        <w:rPr>
          <w:rFonts w:ascii="Times New Roman" w:eastAsia="KaiTi" w:hAnsi="Times New Roman" w:cs="Times New Roman"/>
          <w:color w:val="auto"/>
          <w:sz w:val="24"/>
          <w:szCs w:val="24"/>
        </w:rPr>
        <w:fldChar w:fldCharType="end"/>
      </w:r>
      <w:r w:rsidR="00F270E9">
        <w:rPr>
          <w:rFonts w:ascii="Times New Roman" w:eastAsia="KaiTi" w:hAnsi="Times New Roman" w:cs="Times New Roman"/>
          <w:color w:val="auto"/>
          <w:sz w:val="24"/>
          <w:szCs w:val="24"/>
        </w:rPr>
      </w:r>
      <w:r w:rsidR="00F270E9">
        <w:rPr>
          <w:rFonts w:ascii="Times New Roman" w:eastAsia="KaiTi" w:hAnsi="Times New Roman" w:cs="Times New Roman"/>
          <w:color w:val="auto"/>
          <w:sz w:val="24"/>
          <w:szCs w:val="24"/>
        </w:rPr>
        <w:fldChar w:fldCharType="separate"/>
      </w:r>
      <w:r w:rsidR="00BF6FD9" w:rsidRPr="00BF6FD9">
        <w:rPr>
          <w:rFonts w:ascii="Times New Roman" w:eastAsia="KaiTi" w:hAnsi="Times New Roman" w:cs="Times New Roman"/>
          <w:noProof/>
          <w:color w:val="auto"/>
          <w:sz w:val="24"/>
          <w:szCs w:val="24"/>
          <w:vertAlign w:val="superscript"/>
        </w:rPr>
        <w:t>[6-8]</w:t>
      </w:r>
      <w:r w:rsidR="00F270E9">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；而适应性免疫，特别是以</w:t>
      </w:r>
      <w:r w:rsidR="00072876">
        <w:rPr>
          <w:rFonts w:ascii="Times New Roman" w:eastAsia="KaiTi" w:hAnsi="Times New Roman" w:cs="Times New Roman" w:hint="eastAsia"/>
          <w:color w:val="auto"/>
          <w:sz w:val="24"/>
          <w:szCs w:val="24"/>
        </w:rPr>
        <w:t xml:space="preserve"> </w:t>
      </w:r>
      <w:r w:rsidRPr="00A61E58">
        <w:rPr>
          <w:rFonts w:ascii="Times New Roman" w:eastAsia="KaiTi" w:hAnsi="Times New Roman" w:cs="Times New Roman"/>
          <w:color w:val="auto"/>
          <w:sz w:val="24"/>
          <w:szCs w:val="24"/>
        </w:rPr>
        <w:t>T</w:t>
      </w:r>
      <w:r w:rsidR="00072876">
        <w:rPr>
          <w:rFonts w:ascii="Times New Roman" w:eastAsia="KaiTi" w:hAnsi="Times New Roman" w:cs="Times New Roman" w:hint="eastAsia"/>
          <w:color w:val="auto"/>
          <w:sz w:val="24"/>
          <w:szCs w:val="24"/>
        </w:rPr>
        <w:t xml:space="preserve"> </w:t>
      </w:r>
      <w:r w:rsidRPr="00A61E58">
        <w:rPr>
          <w:rFonts w:ascii="Times New Roman" w:eastAsia="KaiTi" w:hAnsi="Times New Roman" w:cs="Times New Roman"/>
          <w:color w:val="auto"/>
          <w:sz w:val="24"/>
          <w:szCs w:val="24"/>
        </w:rPr>
        <w:t>细胞为主的多种淋巴细胞，则负责建立长效、特异性的免疫记忆，可高效且持续清除入侵的病原体</w:t>
      </w:r>
      <w:r w:rsidR="00620CE3">
        <w:rPr>
          <w:rFonts w:ascii="Times New Roman" w:eastAsia="KaiTi" w:hAnsi="Times New Roman" w:cs="Times New Roman"/>
          <w:color w:val="auto"/>
          <w:sz w:val="24"/>
          <w:szCs w:val="24"/>
        </w:rPr>
        <w:fldChar w:fldCharType="begin"/>
      </w:r>
      <w:r w:rsidR="00102A5C">
        <w:rPr>
          <w:rFonts w:ascii="Times New Roman" w:eastAsia="KaiTi" w:hAnsi="Times New Roman" w:cs="Times New Roman"/>
          <w:color w:val="auto"/>
          <w:sz w:val="24"/>
          <w:szCs w:val="24"/>
        </w:rPr>
        <w:instrText xml:space="preserve"> ADDIN EN.CITE &lt;EndNote&gt;&lt;Cite&gt;&lt;Author&gt;Honda&lt;/Author&gt;&lt;Year&gt;2019&lt;/Year&gt;&lt;RecNum&gt;106&lt;/RecNum&gt;&lt;DisplayText&gt;&lt;style face="superscript"&gt;[9]&lt;/style&gt;&lt;/DisplayText&gt;&lt;record&gt;&lt;rec-number&gt;106&lt;/rec-number&gt;&lt;foreign-keys&gt;&lt;key app="EN" db-id="0wvdsrxzkvxtwhe2ed7v2zdztwfx02sxr5zp" timestamp="1755532423"&gt;106&lt;/key&gt;&lt;/foreign-keys&gt;&lt;ref-type name="Journal Article"&gt;17&lt;/ref-type&gt;&lt;contributors&gt;&lt;authors&gt;&lt;author&gt;Honda, T.&lt;/author&gt;&lt;author&gt;Egawa, G.&lt;/author&gt;&lt;author&gt;Kabashima, K.&lt;/author&gt;&lt;/authors&gt;&lt;/contributors&gt;&lt;auth-address&gt;Department of Dermatology, Graduate School of Medicine, Kyoto University, Sakyo, Kyoto, Japan.&amp;#xD;Singapore Immunology Network (SIgN) and Skin Research Institute of Singapore (SRIS), Agency for Science, Technology and Research (A*STAR), Biopolis, Immunos, Singapore.&lt;/auth-address&gt;&lt;titles&gt;&lt;title&gt;Antigen presentation and adaptive immune responses in skin&lt;/title&gt;&lt;secondary-title&gt;Int Immunol&lt;/secondary-title&gt;&lt;/titles&gt;&lt;periodical&gt;&lt;full-title&gt;Int Immunol&lt;/full-title&gt;&lt;/periodical&gt;&lt;pages&gt;423-429&lt;/pages&gt;&lt;volume&gt;31&lt;/volume&gt;&lt;number&gt;7&lt;/number&gt;&lt;keywords&gt;&lt;keyword&gt;Adaptive Immunity/*immunology&lt;/keyword&gt;&lt;keyword&gt;Animals&lt;/keyword&gt;&lt;keyword&gt;Antigen Presentation/*immunology&lt;/keyword&gt;&lt;keyword&gt;Humans&lt;/keyword&gt;&lt;keyword&gt;Skin/*immunology/pathology&lt;/keyword&gt;&lt;keyword&gt;Langerhans cells&lt;/keyword&gt;&lt;keyword&gt;Tc1&lt;/keyword&gt;&lt;keyword&gt;Th1&lt;/keyword&gt;&lt;keyword&gt;contact hypersensitivity&lt;/keyword&gt;&lt;keyword&gt;dendritic cells&lt;/keyword&gt;&lt;/keywords&gt;&lt;dates&gt;&lt;year&gt;2019&lt;/year&gt;&lt;pub-dates&gt;&lt;date&gt;Jul 13&lt;/date&gt;&lt;/pub-dates&gt;&lt;/dates&gt;&lt;isbn&gt;1460-2377 (Electronic)&amp;#xD;0953-8178 (Linking)&lt;/isbn&gt;&lt;accession-num&gt;30668771&lt;/accession-num&gt;&lt;urls&gt;&lt;related-urls&gt;&lt;url&gt;https://www.ncbi.nlm.nih.gov/pubmed/30668771&lt;/url&gt;&lt;/related-urls&gt;&lt;/urls&gt;&lt;electronic-resource-num&gt;10.1093/intimm/dxz005&lt;/electronic-resource-num&gt;&lt;remote-database-name&gt;Medline&lt;/remote-database-name&gt;&lt;remote-database-provider&gt;NLM&lt;/remote-database-provider&gt;&lt;/record&gt;&lt;/Cite&gt;&lt;/EndNote&gt;</w:instrText>
      </w:r>
      <w:r w:rsidR="00620CE3">
        <w:rPr>
          <w:rFonts w:ascii="Times New Roman" w:eastAsia="KaiTi" w:hAnsi="Times New Roman" w:cs="Times New Roman"/>
          <w:color w:val="auto"/>
          <w:sz w:val="24"/>
          <w:szCs w:val="24"/>
        </w:rPr>
        <w:fldChar w:fldCharType="separate"/>
      </w:r>
      <w:r w:rsidR="00102A5C" w:rsidRPr="00102A5C">
        <w:rPr>
          <w:rFonts w:ascii="Times New Roman" w:eastAsia="KaiTi" w:hAnsi="Times New Roman" w:cs="Times New Roman"/>
          <w:noProof/>
          <w:color w:val="auto"/>
          <w:sz w:val="24"/>
          <w:szCs w:val="24"/>
          <w:vertAlign w:val="superscript"/>
        </w:rPr>
        <w:t>[9]</w:t>
      </w:r>
      <w:r w:rsidR="00620CE3">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A61E58">
        <w:rPr>
          <w:rFonts w:ascii="Times New Roman" w:eastAsia="KaiTi" w:hAnsi="Times New Roman" w:cs="Times New Roman"/>
          <w:color w:val="auto"/>
          <w:sz w:val="24"/>
          <w:szCs w:val="24"/>
        </w:rPr>
        <w:t xml:space="preserve">Dedicator of cytokinesis 8 (DOCK8) </w:t>
      </w:r>
      <w:r w:rsidRPr="00A61E58">
        <w:rPr>
          <w:rFonts w:ascii="Times New Roman" w:eastAsia="KaiTi" w:hAnsi="Times New Roman" w:cs="Times New Roman"/>
          <w:color w:val="auto"/>
          <w:sz w:val="24"/>
          <w:szCs w:val="24"/>
        </w:rPr>
        <w:t>蛋白是调控淋巴细胞迁移的关键，它通过调节肌动蛋白细胞骨架，维持淋巴细胞在迁移过程中的形态完整性</w:t>
      </w:r>
      <w:r w:rsidR="00DE5172">
        <w:rPr>
          <w:rFonts w:ascii="Times New Roman" w:eastAsia="KaiTi" w:hAnsi="Times New Roman" w:cs="Times New Roman"/>
          <w:color w:val="auto"/>
          <w:sz w:val="24"/>
          <w:szCs w:val="24"/>
        </w:rPr>
        <w:fldChar w:fldCharType="begin">
          <w:fldData xml:space="preserve">PEVuZE5vdGU+PENpdGU+PEF1dGhvcj5aaGFuZzwvQXV0aG9yPjxZZWFyPjIwMTQ8L1llYXI+PFJl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</w:fldData>
        </w:fldChar>
      </w:r>
      <w:r w:rsidR="00102A5C">
        <w:rPr>
          <w:rFonts w:ascii="Times New Roman" w:eastAsia="KaiTi" w:hAnsi="Times New Roman" w:cs="Times New Roman"/>
          <w:color w:val="auto"/>
          <w:sz w:val="24"/>
          <w:szCs w:val="24"/>
        </w:rPr>
        <w:instrText xml:space="preserve"> ADDIN EN.CITE </w:instrText>
      </w:r>
      <w:r w:rsidR="00102A5C">
        <w:rPr>
          <w:rFonts w:ascii="Times New Roman" w:eastAsia="KaiTi" w:hAnsi="Times New Roman" w:cs="Times New Roman"/>
          <w:color w:val="auto"/>
          <w:sz w:val="24"/>
          <w:szCs w:val="24"/>
        </w:rPr>
        <w:fldChar w:fldCharType="begin">
          <w:fldData xml:space="preserve">PEVuZE5vdGU+PENpdGU+PEF1dGhvcj5aaGFuZzwvQXV0aG9yPjxZZWFyPjIwMTQ8L1llYXI+PFJl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</w:fldData>
        </w:fldChar>
      </w:r>
      <w:r w:rsidR="00102A5C">
        <w:rPr>
          <w:rFonts w:ascii="Times New Roman" w:eastAsia="KaiTi" w:hAnsi="Times New Roman" w:cs="Times New Roman"/>
          <w:color w:val="auto"/>
          <w:sz w:val="24"/>
          <w:szCs w:val="24"/>
        </w:rPr>
        <w:instrText xml:space="preserve"> ADDIN EN.CITE.DATA </w:instrText>
      </w:r>
      <w:r w:rsidR="00102A5C">
        <w:rPr>
          <w:rFonts w:ascii="Times New Roman" w:eastAsia="KaiTi" w:hAnsi="Times New Roman" w:cs="Times New Roman"/>
          <w:color w:val="auto"/>
          <w:sz w:val="24"/>
          <w:szCs w:val="24"/>
        </w:rPr>
      </w:r>
      <w:r w:rsidR="00102A5C">
        <w:rPr>
          <w:rFonts w:ascii="Times New Roman" w:eastAsia="KaiTi" w:hAnsi="Times New Roman" w:cs="Times New Roman"/>
          <w:color w:val="auto"/>
          <w:sz w:val="24"/>
          <w:szCs w:val="24"/>
        </w:rPr>
        <w:fldChar w:fldCharType="end"/>
      </w:r>
      <w:r w:rsidR="00DE5172">
        <w:rPr>
          <w:rFonts w:ascii="Times New Roman" w:eastAsia="KaiTi" w:hAnsi="Times New Roman" w:cs="Times New Roman"/>
          <w:color w:val="auto"/>
          <w:sz w:val="24"/>
          <w:szCs w:val="24"/>
        </w:rPr>
      </w:r>
      <w:r w:rsidR="00DE5172">
        <w:rPr>
          <w:rFonts w:ascii="Times New Roman" w:eastAsia="KaiTi" w:hAnsi="Times New Roman" w:cs="Times New Roman"/>
          <w:color w:val="auto"/>
          <w:sz w:val="24"/>
          <w:szCs w:val="24"/>
        </w:rPr>
        <w:fldChar w:fldCharType="separate"/>
      </w:r>
      <w:r w:rsidR="00102A5C" w:rsidRPr="00102A5C">
        <w:rPr>
          <w:rFonts w:ascii="Times New Roman" w:eastAsia="KaiTi" w:hAnsi="Times New Roman" w:cs="Times New Roman"/>
          <w:noProof/>
          <w:color w:val="auto"/>
          <w:sz w:val="24"/>
          <w:szCs w:val="24"/>
          <w:vertAlign w:val="superscript"/>
        </w:rPr>
        <w:t>[10]</w:t>
      </w:r>
      <w:r w:rsidR="00DE5172">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。其</w:t>
      </w:r>
      <w:r w:rsidRPr="001C3500">
        <w:rPr>
          <w:rFonts w:ascii="Times New Roman" w:eastAsia="KaiTi" w:hAnsi="Times New Roman" w:cs="Times New Roman"/>
          <w:b/>
          <w:bCs/>
          <w:color w:val="auto"/>
          <w:sz w:val="24"/>
          <w:szCs w:val="24"/>
        </w:rPr>
        <w:t>功能缺失会损害淋巴细胞在皮肤致密组织中的迁移能力</w:t>
      </w:r>
      <w:r w:rsidRPr="00A61E58">
        <w:rPr>
          <w:rFonts w:ascii="Times New Roman" w:eastAsia="KaiTi" w:hAnsi="Times New Roman" w:cs="Times New Roman"/>
          <w:color w:val="auto"/>
          <w:sz w:val="24"/>
          <w:szCs w:val="24"/>
        </w:rPr>
        <w:t>，导致效应淋巴细胞无法抵达皮肤感染部位，无法形成有效的组织驻留记忆</w:t>
      </w:r>
      <w:r w:rsidR="000422E2">
        <w:rPr>
          <w:rFonts w:ascii="Times New Roman" w:eastAsia="KaiTi" w:hAnsi="Times New Roman" w:cs="Times New Roman" w:hint="eastAsia"/>
          <w:color w:val="auto"/>
          <w:sz w:val="24"/>
          <w:szCs w:val="24"/>
        </w:rPr>
        <w:t xml:space="preserve"> </w:t>
      </w:r>
      <w:r w:rsidRPr="00A61E58">
        <w:rPr>
          <w:rFonts w:ascii="Times New Roman" w:eastAsia="KaiTi" w:hAnsi="Times New Roman" w:cs="Times New Roman"/>
          <w:color w:val="auto"/>
          <w:sz w:val="24"/>
          <w:szCs w:val="24"/>
        </w:rPr>
        <w:t>T</w:t>
      </w:r>
      <w:r w:rsidR="000422E2">
        <w:rPr>
          <w:rFonts w:ascii="Times New Roman" w:eastAsia="KaiTi" w:hAnsi="Times New Roman" w:cs="Times New Roman" w:hint="eastAsia"/>
          <w:color w:val="auto"/>
          <w:sz w:val="24"/>
          <w:szCs w:val="24"/>
        </w:rPr>
        <w:t xml:space="preserve"> </w:t>
      </w:r>
      <w:r w:rsidRPr="00A61E58">
        <w:rPr>
          <w:rFonts w:ascii="Times New Roman" w:eastAsia="KaiTi" w:hAnsi="Times New Roman" w:cs="Times New Roman"/>
          <w:color w:val="auto"/>
          <w:sz w:val="24"/>
          <w:szCs w:val="24"/>
        </w:rPr>
        <w:t>细胞群体，从而造成了皮肤局部、组织特异性的</w:t>
      </w:r>
      <w:r w:rsidRPr="001B716F">
        <w:rPr>
          <w:rFonts w:ascii="Times New Roman" w:eastAsia="KaiTi" w:hAnsi="Times New Roman" w:cs="Times New Roman"/>
          <w:b/>
          <w:bCs/>
          <w:color w:val="auto"/>
          <w:sz w:val="24"/>
          <w:szCs w:val="24"/>
        </w:rPr>
        <w:t>适应性免疫功能严重缺陷</w:t>
      </w:r>
      <w:r w:rsidRPr="00A61E58">
        <w:rPr>
          <w:rFonts w:ascii="Times New Roman" w:eastAsia="KaiTi" w:hAnsi="Times New Roman" w:cs="Times New Roman"/>
          <w:color w:val="auto"/>
          <w:sz w:val="24"/>
          <w:szCs w:val="24"/>
        </w:rPr>
        <w:t>，其典型临床表型为严重且顽固的皮肤病毒感染</w:t>
      </w:r>
      <w:r w:rsidR="00842970">
        <w:rPr>
          <w:rFonts w:ascii="Times New Roman" w:eastAsia="KaiTi" w:hAnsi="Times New Roman" w:cs="Times New Roman"/>
          <w:color w:val="auto"/>
          <w:sz w:val="24"/>
          <w:szCs w:val="24"/>
        </w:rPr>
        <w:fldChar w:fldCharType="begin">
          <w:fldData xml:space="preserve">PEVuZE5vdGU+PENpdGU+PEF1dGhvcj5aaGFuZzwvQXV0aG9yPjxZZWFyPjIwMDk8L1llYXI+PFJl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</w:fldData>
        </w:fldChar>
      </w:r>
      <w:r w:rsidR="00BF6FD9">
        <w:rPr>
          <w:rFonts w:ascii="Times New Roman" w:eastAsia="KaiTi" w:hAnsi="Times New Roman" w:cs="Times New Roman"/>
          <w:color w:val="auto"/>
          <w:sz w:val="24"/>
          <w:szCs w:val="24"/>
        </w:rPr>
        <w:instrText xml:space="preserve"> ADDIN EN.CITE </w:instrText>
      </w:r>
      <w:r w:rsidR="00BF6FD9">
        <w:rPr>
          <w:rFonts w:ascii="Times New Roman" w:eastAsia="KaiTi" w:hAnsi="Times New Roman" w:cs="Times New Roman"/>
          <w:color w:val="auto"/>
          <w:sz w:val="24"/>
          <w:szCs w:val="24"/>
        </w:rPr>
        <w:fldChar w:fldCharType="begin">
          <w:fldData xml:space="preserve">PEVuZE5vdGU+PENpdGU+PEF1dGhvcj5aaGFuZzwvQXV0aG9yPjxZZWFyPjIwMDk8L1llYXI+PFJl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</w:fldData>
        </w:fldChar>
      </w:r>
      <w:r w:rsidR="00BF6FD9">
        <w:rPr>
          <w:rFonts w:ascii="Times New Roman" w:eastAsia="KaiTi" w:hAnsi="Times New Roman" w:cs="Times New Roman"/>
          <w:color w:val="auto"/>
          <w:sz w:val="24"/>
          <w:szCs w:val="24"/>
        </w:rPr>
        <w:instrText xml:space="preserve"> ADDIN EN.CITE.DATA </w:instrText>
      </w:r>
      <w:r w:rsidR="00BF6FD9">
        <w:rPr>
          <w:rFonts w:ascii="Times New Roman" w:eastAsia="KaiTi" w:hAnsi="Times New Roman" w:cs="Times New Roman"/>
          <w:color w:val="auto"/>
          <w:sz w:val="24"/>
          <w:szCs w:val="24"/>
        </w:rPr>
      </w:r>
      <w:r w:rsidR="00BF6FD9">
        <w:rPr>
          <w:rFonts w:ascii="Times New Roman" w:eastAsia="KaiTi" w:hAnsi="Times New Roman" w:cs="Times New Roman"/>
          <w:color w:val="auto"/>
          <w:sz w:val="24"/>
          <w:szCs w:val="24"/>
        </w:rPr>
        <w:fldChar w:fldCharType="end"/>
      </w:r>
      <w:r w:rsidR="00842970">
        <w:rPr>
          <w:rFonts w:ascii="Times New Roman" w:eastAsia="KaiTi" w:hAnsi="Times New Roman" w:cs="Times New Roman"/>
          <w:color w:val="auto"/>
          <w:sz w:val="24"/>
          <w:szCs w:val="24"/>
        </w:rPr>
      </w:r>
      <w:r w:rsidR="00842970">
        <w:rPr>
          <w:rFonts w:ascii="Times New Roman" w:eastAsia="KaiTi" w:hAnsi="Times New Roman" w:cs="Times New Roman"/>
          <w:color w:val="auto"/>
          <w:sz w:val="24"/>
          <w:szCs w:val="24"/>
        </w:rPr>
        <w:fldChar w:fldCharType="separate"/>
      </w:r>
      <w:r w:rsidR="00BF6FD9" w:rsidRPr="00BF6FD9">
        <w:rPr>
          <w:rFonts w:ascii="Times New Roman" w:eastAsia="KaiTi" w:hAnsi="Times New Roman" w:cs="Times New Roman"/>
          <w:noProof/>
          <w:color w:val="auto"/>
          <w:sz w:val="24"/>
          <w:szCs w:val="24"/>
          <w:vertAlign w:val="superscript"/>
        </w:rPr>
        <w:t>[11, 12]</w:t>
      </w:r>
      <w:r w:rsidR="00842970">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9028C2">
        <w:rPr>
          <w:rFonts w:ascii="Times New Roman" w:eastAsia="KaiTi" w:hAnsi="Times New Roman" w:cs="Times New Roman"/>
          <w:color w:val="auto"/>
          <w:sz w:val="24"/>
          <w:szCs w:val="24"/>
        </w:rPr>
        <w:t>相关研究已揭示，</w:t>
      </w:r>
      <w:r w:rsidRPr="00E546AC">
        <w:rPr>
          <w:rFonts w:ascii="Times New Roman" w:eastAsia="KaiTi" w:hAnsi="Times New Roman" w:cs="Times New Roman"/>
          <w:color w:val="auto"/>
          <w:sz w:val="24"/>
          <w:szCs w:val="24"/>
        </w:rPr>
        <w:t>DOCK8</w:t>
      </w:r>
      <w:r w:rsidR="001805A1" w:rsidRPr="00E546AC">
        <w:rPr>
          <w:rFonts w:ascii="Times New Roman" w:eastAsia="KaiTi" w:hAnsi="Times New Roman" w:cs="Times New Roman"/>
          <w:color w:val="auto"/>
          <w:sz w:val="24"/>
          <w:szCs w:val="24"/>
        </w:rPr>
        <w:t xml:space="preserve"> </w:t>
      </w:r>
      <w:r w:rsidRPr="00E546AC">
        <w:rPr>
          <w:rFonts w:ascii="Times New Roman" w:eastAsia="KaiTi" w:hAnsi="Times New Roman" w:cs="Times New Roman"/>
          <w:color w:val="auto"/>
          <w:sz w:val="24"/>
          <w:szCs w:val="24"/>
        </w:rPr>
        <w:t>缺陷患者的皮肤微生物组中，</w:t>
      </w:r>
      <w:r w:rsidRPr="00662F4C">
        <w:rPr>
          <w:rFonts w:ascii="Times New Roman" w:eastAsia="KaiTi" w:hAnsi="Times New Roman" w:cs="Times New Roman"/>
          <w:b/>
          <w:bCs/>
          <w:color w:val="auto"/>
          <w:sz w:val="24"/>
          <w:szCs w:val="24"/>
        </w:rPr>
        <w:t>以</w:t>
      </w:r>
      <w:r w:rsidR="00496053">
        <w:rPr>
          <w:rFonts w:ascii="Times New Roman" w:eastAsia="KaiTi" w:hAnsi="Times New Roman" w:cs="Times New Roman" w:hint="eastAsia"/>
          <w:b/>
          <w:bCs/>
          <w:color w:val="auto"/>
          <w:sz w:val="24"/>
          <w:szCs w:val="24"/>
        </w:rPr>
        <w:t>低危</w:t>
      </w:r>
      <w:r w:rsidRPr="00662F4C">
        <w:rPr>
          <w:rFonts w:ascii="Times New Roman" w:eastAsia="KaiTi" w:hAnsi="Times New Roman" w:cs="Times New Roman"/>
          <w:b/>
          <w:bCs/>
          <w:color w:val="auto"/>
          <w:sz w:val="24"/>
          <w:szCs w:val="24"/>
        </w:rPr>
        <w:t>人乳头瘤病毒（</w:t>
      </w:r>
      <w:r w:rsidRPr="00662F4C">
        <w:rPr>
          <w:rFonts w:ascii="Times New Roman" w:eastAsia="KaiTi" w:hAnsi="Times New Roman" w:cs="Times New Roman"/>
          <w:b/>
          <w:bCs/>
          <w:color w:val="auto"/>
          <w:sz w:val="24"/>
          <w:szCs w:val="24"/>
        </w:rPr>
        <w:t>Human papillomavirus, HPV</w:t>
      </w:r>
      <w:r w:rsidRPr="00662F4C">
        <w:rPr>
          <w:rFonts w:ascii="Times New Roman" w:eastAsia="KaiTi" w:hAnsi="Times New Roman" w:cs="Times New Roman"/>
          <w:b/>
          <w:bCs/>
          <w:color w:val="auto"/>
          <w:sz w:val="24"/>
          <w:szCs w:val="24"/>
        </w:rPr>
        <w:t>）为首的真核病毒的丰度和多样性均发生爆炸性增长</w:t>
      </w:r>
      <w:r w:rsidR="000D14F8" w:rsidRPr="00E546AC">
        <w:rPr>
          <w:rFonts w:ascii="Times New Roman" w:eastAsia="KaiTi" w:hAnsi="Times New Roman" w:cs="Times New Roman" w:hint="eastAsia"/>
          <w:color w:val="auto"/>
          <w:sz w:val="24"/>
          <w:szCs w:val="24"/>
        </w:rPr>
        <w:t>，</w:t>
      </w:r>
      <w:r w:rsidR="004B1D9F" w:rsidRPr="00E546AC">
        <w:rPr>
          <w:rFonts w:ascii="Times New Roman" w:eastAsia="KaiTi" w:hAnsi="Times New Roman" w:cs="Times New Roman" w:hint="eastAsia"/>
          <w:color w:val="auto"/>
          <w:sz w:val="24"/>
          <w:szCs w:val="24"/>
        </w:rPr>
        <w:t>其中包括大量前所未见的</w:t>
      </w:r>
      <w:r w:rsidR="004B1D9F" w:rsidRPr="00E546AC">
        <w:rPr>
          <w:rFonts w:ascii="Times New Roman" w:eastAsia="KaiTi" w:hAnsi="Times New Roman" w:cs="Times New Roman" w:hint="eastAsia"/>
          <w:b/>
          <w:bCs/>
          <w:color w:val="auto"/>
          <w:sz w:val="24"/>
          <w:szCs w:val="24"/>
        </w:rPr>
        <w:t>新</w:t>
      </w:r>
      <w:r w:rsidR="004B1D9F" w:rsidRPr="00E546AC">
        <w:rPr>
          <w:rFonts w:ascii="Times New Roman" w:eastAsia="KaiTi" w:hAnsi="Times New Roman" w:cs="Times New Roman" w:hint="eastAsia"/>
          <w:b/>
          <w:bCs/>
          <w:color w:val="auto"/>
          <w:sz w:val="24"/>
          <w:szCs w:val="24"/>
        </w:rPr>
        <w:t xml:space="preserve"> </w:t>
      </w:r>
      <w:r w:rsidR="004B1D9F" w:rsidRPr="00662F4C">
        <w:rPr>
          <w:rFonts w:ascii="Times New Roman" w:eastAsia="KaiTi" w:hAnsi="Times New Roman" w:cs="Times New Roman"/>
          <w:b/>
          <w:bCs/>
          <w:color w:val="auto"/>
          <w:sz w:val="24"/>
          <w:szCs w:val="24"/>
        </w:rPr>
        <w:t xml:space="preserve">HPV </w:t>
      </w:r>
      <w:r w:rsidR="004B1D9F" w:rsidRPr="00662F4C">
        <w:rPr>
          <w:rFonts w:ascii="Times New Roman" w:eastAsia="KaiTi" w:hAnsi="Times New Roman" w:cs="Times New Roman" w:hint="eastAsia"/>
          <w:b/>
          <w:bCs/>
          <w:color w:val="auto"/>
          <w:sz w:val="24"/>
          <w:szCs w:val="24"/>
        </w:rPr>
        <w:t>基因型</w:t>
      </w:r>
      <w:r w:rsidR="00B8216A" w:rsidRPr="00B8216A">
        <w:rPr>
          <w:rFonts w:ascii="Times New Roman" w:eastAsia="KaiTi" w:hAnsi="Times New Roman" w:cs="Times New Roman"/>
          <w:color w:val="auto"/>
          <w:sz w:val="24"/>
          <w:szCs w:val="24"/>
        </w:rPr>
        <w:fldChar w:fldCharType="begin">
          <w:fldData xml:space="preserve">PEVuZE5vdGU+PENpdGU+PEF1dGhvcj5UaXJvc2g8L0F1dGhvcj48WWVhcj4yMDE4PC9ZZWFyPjxS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</w:fldData>
        </w:fldChar>
      </w:r>
      <w:r w:rsidR="00102A5C">
        <w:rPr>
          <w:rFonts w:ascii="Times New Roman" w:eastAsia="KaiTi" w:hAnsi="Times New Roman" w:cs="Times New Roman"/>
          <w:color w:val="auto"/>
          <w:sz w:val="24"/>
          <w:szCs w:val="24"/>
        </w:rPr>
        <w:instrText xml:space="preserve"> ADDIN EN.CITE </w:instrText>
      </w:r>
      <w:r w:rsidR="00102A5C">
        <w:rPr>
          <w:rFonts w:ascii="Times New Roman" w:eastAsia="KaiTi" w:hAnsi="Times New Roman" w:cs="Times New Roman"/>
          <w:color w:val="auto"/>
          <w:sz w:val="24"/>
          <w:szCs w:val="24"/>
        </w:rPr>
        <w:fldChar w:fldCharType="begin">
          <w:fldData xml:space="preserve">PEVuZE5vdGU+PENpdGU+PEF1dGhvcj5UaXJvc2g8L0F1dGhvcj48WWVhcj4yMDE4PC9ZZWFyPjxS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</w:fldData>
        </w:fldChar>
      </w:r>
      <w:r w:rsidR="00102A5C">
        <w:rPr>
          <w:rFonts w:ascii="Times New Roman" w:eastAsia="KaiTi" w:hAnsi="Times New Roman" w:cs="Times New Roman"/>
          <w:color w:val="auto"/>
          <w:sz w:val="24"/>
          <w:szCs w:val="24"/>
        </w:rPr>
        <w:instrText xml:space="preserve"> ADDIN EN.CITE.DATA </w:instrText>
      </w:r>
      <w:r w:rsidR="00102A5C">
        <w:rPr>
          <w:rFonts w:ascii="Times New Roman" w:eastAsia="KaiTi" w:hAnsi="Times New Roman" w:cs="Times New Roman"/>
          <w:color w:val="auto"/>
          <w:sz w:val="24"/>
          <w:szCs w:val="24"/>
        </w:rPr>
      </w:r>
      <w:r w:rsidR="00102A5C">
        <w:rPr>
          <w:rFonts w:ascii="Times New Roman" w:eastAsia="KaiTi" w:hAnsi="Times New Roman" w:cs="Times New Roman"/>
          <w:color w:val="auto"/>
          <w:sz w:val="24"/>
          <w:szCs w:val="24"/>
        </w:rPr>
        <w:fldChar w:fldCharType="end"/>
      </w:r>
      <w:r w:rsidR="00B8216A" w:rsidRPr="00B8216A">
        <w:rPr>
          <w:rFonts w:ascii="Times New Roman" w:eastAsia="KaiTi" w:hAnsi="Times New Roman" w:cs="Times New Roman"/>
          <w:color w:val="auto"/>
          <w:sz w:val="24"/>
          <w:szCs w:val="24"/>
        </w:rPr>
      </w:r>
      <w:r w:rsidR="00B8216A" w:rsidRPr="00B8216A">
        <w:rPr>
          <w:rFonts w:ascii="Times New Roman" w:eastAsia="KaiTi" w:hAnsi="Times New Roman" w:cs="Times New Roman"/>
          <w:color w:val="auto"/>
          <w:sz w:val="24"/>
          <w:szCs w:val="24"/>
        </w:rPr>
        <w:fldChar w:fldCharType="separate"/>
      </w:r>
      <w:r w:rsidR="00102A5C" w:rsidRPr="00102A5C">
        <w:rPr>
          <w:rFonts w:ascii="Times New Roman" w:eastAsia="KaiTi" w:hAnsi="Times New Roman" w:cs="Times New Roman"/>
          <w:noProof/>
          <w:color w:val="auto"/>
          <w:sz w:val="24"/>
          <w:szCs w:val="24"/>
          <w:vertAlign w:val="superscript"/>
        </w:rPr>
        <w:t>[13]</w:t>
      </w:r>
      <w:r w:rsidR="00B8216A" w:rsidRPr="00B8216A">
        <w:rPr>
          <w:rFonts w:ascii="Times New Roman" w:eastAsia="KaiTi" w:hAnsi="Times New Roman" w:cs="Times New Roman"/>
          <w:color w:val="auto"/>
          <w:sz w:val="24"/>
          <w:szCs w:val="24"/>
        </w:rPr>
        <w:fldChar w:fldCharType="end"/>
      </w:r>
      <w:r w:rsidRPr="009028C2">
        <w:rPr>
          <w:rFonts w:ascii="Times New Roman" w:eastAsia="KaiTi" w:hAnsi="Times New Roman" w:cs="Times New Roman" w:hint="eastAsia"/>
          <w:color w:val="auto"/>
          <w:sz w:val="24"/>
          <w:szCs w:val="24"/>
        </w:rPr>
        <w:t>。</w:t>
      </w:r>
      <w:r w:rsidRPr="00A61E58">
        <w:rPr>
          <w:rFonts w:ascii="Times New Roman" w:eastAsia="KaiTi" w:hAnsi="Times New Roman" w:cs="Times New Roman"/>
          <w:color w:val="auto"/>
          <w:sz w:val="24"/>
          <w:szCs w:val="24"/>
        </w:rPr>
        <w:t>因此，</w:t>
      </w:r>
      <w:r w:rsidRPr="00A61E58">
        <w:rPr>
          <w:rFonts w:ascii="Times New Roman" w:eastAsia="KaiTi" w:hAnsi="Times New Roman" w:cs="Times New Roman"/>
          <w:color w:val="auto"/>
          <w:sz w:val="24"/>
          <w:szCs w:val="24"/>
        </w:rPr>
        <w:t>DOCK8</w:t>
      </w:r>
      <w:r w:rsidR="001805A1"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免疫缺陷症巧妙地提供了一个天然人类疾病模型，通过与健康个体对照，可解析先天性与适应性免疫对皮肤病毒定植动态的独立作用及二者功能的耦合。</w:t>
      </w:r>
    </w:p>
    <w:p w14:paraId="330204FD" w14:textId="6FC6CE66" w:rsidR="004762E4" w:rsidRPr="00A61E58" w:rsidRDefault="004762E4" w:rsidP="004762E4">
      <w:pPr>
        <w:spacing w:line="440" w:lineRule="exact"/>
        <w:ind w:firstLine="480"/>
        <w:rPr>
          <w:rFonts w:ascii="Times New Roman" w:eastAsia="KaiTi" w:hAnsi="Times New Roman" w:cs="Times New Roman"/>
          <w:b/>
          <w:bCs/>
          <w:color w:val="auto"/>
          <w:sz w:val="24"/>
          <w:szCs w:val="24"/>
        </w:rPr>
      </w:pPr>
      <w:r w:rsidRPr="00A61E58">
        <w:rPr>
          <w:rFonts w:ascii="Times New Roman" w:eastAsia="KaiTi" w:hAnsi="Times New Roman" w:cs="Times New Roman"/>
          <w:b/>
          <w:bCs/>
          <w:color w:val="auto"/>
          <w:sz w:val="24"/>
          <w:szCs w:val="24"/>
        </w:rPr>
        <w:t>1.1.2 HPV</w:t>
      </w:r>
      <w:r w:rsidR="00746856" w:rsidRPr="00A61E58">
        <w:rPr>
          <w:rFonts w:ascii="Times New Roman" w:eastAsia="KaiTi" w:hAnsi="Times New Roman" w:cs="Times New Roman"/>
          <w:b/>
          <w:bCs/>
          <w:color w:val="auto"/>
          <w:sz w:val="24"/>
          <w:szCs w:val="24"/>
        </w:rPr>
        <w:t xml:space="preserve"> </w:t>
      </w:r>
      <w:r w:rsidRPr="00A61E58">
        <w:rPr>
          <w:rFonts w:ascii="Times New Roman" w:eastAsia="KaiTi" w:hAnsi="Times New Roman" w:cs="Times New Roman"/>
          <w:b/>
          <w:bCs/>
          <w:color w:val="auto"/>
          <w:sz w:val="24"/>
          <w:szCs w:val="24"/>
        </w:rPr>
        <w:t>的感染与宿主免疫系统的完整性息息相关，且在宿主体内长期定植并协同进化，其中基因重组在这一过程中起重要作用</w:t>
      </w:r>
    </w:p>
    <w:p w14:paraId="472BD8F7" w14:textId="70201096" w:rsidR="000A3B75" w:rsidRPr="00A61E58" w:rsidRDefault="004762E4" w:rsidP="00983438">
      <w:pPr>
        <w:spacing w:after="120" w:line="440" w:lineRule="exact"/>
        <w:ind w:firstLine="482"/>
        <w:rPr>
          <w:rFonts w:ascii="Times New Roman" w:eastAsia="KaiTi" w:hAnsi="Times New Roman" w:cs="Times New Roman"/>
          <w:color w:val="auto"/>
          <w:sz w:val="24"/>
          <w:szCs w:val="24"/>
        </w:rPr>
      </w:pPr>
      <w:r w:rsidRPr="00A61E58">
        <w:rPr>
          <w:rFonts w:ascii="Times New Roman" w:eastAsia="KaiTi" w:hAnsi="Times New Roman" w:cs="Times New Roman"/>
          <w:color w:val="auto"/>
          <w:sz w:val="24"/>
          <w:szCs w:val="24"/>
        </w:rPr>
        <w:lastRenderedPageBreak/>
        <w:tab/>
        <w:t>HPV</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根据</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L1</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基因序列的差异进行区分</w:t>
      </w:r>
      <w:r w:rsidR="00D94ECC">
        <w:rPr>
          <w:rFonts w:ascii="Times New Roman" w:eastAsia="KaiTi" w:hAnsi="Times New Roman" w:cs="Times New Roman"/>
          <w:color w:val="auto"/>
          <w:sz w:val="24"/>
          <w:szCs w:val="24"/>
        </w:rPr>
        <w:fldChar w:fldCharType="begin">
          <w:fldData xml:space="preserve">PEVuZE5vdGU+PENpdGU+PEF1dGhvcj5kZSBWaWxsaWVyczwvQXV0aG9yPjxZZWFyPjIwMDQ8L1ll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</w:fldData>
        </w:fldChar>
      </w:r>
      <w:r w:rsidR="00BF6FD9">
        <w:rPr>
          <w:rFonts w:ascii="Times New Roman" w:eastAsia="KaiTi" w:hAnsi="Times New Roman" w:cs="Times New Roman"/>
          <w:color w:val="auto"/>
          <w:sz w:val="24"/>
          <w:szCs w:val="24"/>
        </w:rPr>
        <w:instrText xml:space="preserve"> ADDIN EN.CITE </w:instrText>
      </w:r>
      <w:r w:rsidR="00BF6FD9">
        <w:rPr>
          <w:rFonts w:ascii="Times New Roman" w:eastAsia="KaiTi" w:hAnsi="Times New Roman" w:cs="Times New Roman"/>
          <w:color w:val="auto"/>
          <w:sz w:val="24"/>
          <w:szCs w:val="24"/>
        </w:rPr>
        <w:fldChar w:fldCharType="begin">
          <w:fldData xml:space="preserve">PEVuZE5vdGU+PENpdGU+PEF1dGhvcj5kZSBWaWxsaWVyczwvQXV0aG9yPjxZZWFyPjIwMDQ8L1ll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</w:fldData>
        </w:fldChar>
      </w:r>
      <w:r w:rsidR="00BF6FD9">
        <w:rPr>
          <w:rFonts w:ascii="Times New Roman" w:eastAsia="KaiTi" w:hAnsi="Times New Roman" w:cs="Times New Roman"/>
          <w:color w:val="auto"/>
          <w:sz w:val="24"/>
          <w:szCs w:val="24"/>
        </w:rPr>
        <w:instrText xml:space="preserve"> ADDIN EN.CITE.DATA </w:instrText>
      </w:r>
      <w:r w:rsidR="00BF6FD9">
        <w:rPr>
          <w:rFonts w:ascii="Times New Roman" w:eastAsia="KaiTi" w:hAnsi="Times New Roman" w:cs="Times New Roman"/>
          <w:color w:val="auto"/>
          <w:sz w:val="24"/>
          <w:szCs w:val="24"/>
        </w:rPr>
      </w:r>
      <w:r w:rsidR="00BF6FD9">
        <w:rPr>
          <w:rFonts w:ascii="Times New Roman" w:eastAsia="KaiTi" w:hAnsi="Times New Roman" w:cs="Times New Roman"/>
          <w:color w:val="auto"/>
          <w:sz w:val="24"/>
          <w:szCs w:val="24"/>
        </w:rPr>
        <w:fldChar w:fldCharType="end"/>
      </w:r>
      <w:r w:rsidR="00D94ECC">
        <w:rPr>
          <w:rFonts w:ascii="Times New Roman" w:eastAsia="KaiTi" w:hAnsi="Times New Roman" w:cs="Times New Roman"/>
          <w:color w:val="auto"/>
          <w:sz w:val="24"/>
          <w:szCs w:val="24"/>
        </w:rPr>
      </w:r>
      <w:r w:rsidR="00D94ECC">
        <w:rPr>
          <w:rFonts w:ascii="Times New Roman" w:eastAsia="KaiTi" w:hAnsi="Times New Roman" w:cs="Times New Roman"/>
          <w:color w:val="auto"/>
          <w:sz w:val="24"/>
          <w:szCs w:val="24"/>
        </w:rPr>
        <w:fldChar w:fldCharType="separate"/>
      </w:r>
      <w:r w:rsidR="00BF6FD9" w:rsidRPr="00BF6FD9">
        <w:rPr>
          <w:rFonts w:ascii="Times New Roman" w:eastAsia="KaiTi" w:hAnsi="Times New Roman" w:cs="Times New Roman"/>
          <w:noProof/>
          <w:color w:val="auto"/>
          <w:sz w:val="24"/>
          <w:szCs w:val="24"/>
          <w:vertAlign w:val="superscript"/>
        </w:rPr>
        <w:t>[14, 15]</w:t>
      </w:r>
      <w:r w:rsidR="00D94ECC">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，目前已鉴定出</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200</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多种基因型，根据</w:t>
      </w:r>
      <w:r w:rsidR="00251B15" w:rsidRPr="00A61E58">
        <w:rPr>
          <w:rFonts w:ascii="Times New Roman" w:eastAsia="KaiTi" w:hAnsi="Times New Roman" w:cs="Times New Roman"/>
          <w:color w:val="auto"/>
          <w:sz w:val="24"/>
          <w:szCs w:val="24"/>
        </w:rPr>
        <w:t>其</w:t>
      </w:r>
      <w:r w:rsidRPr="00A61E58">
        <w:rPr>
          <w:rFonts w:ascii="Times New Roman" w:eastAsia="KaiTi" w:hAnsi="Times New Roman" w:cs="Times New Roman"/>
          <w:color w:val="auto"/>
          <w:sz w:val="24"/>
          <w:szCs w:val="24"/>
        </w:rPr>
        <w:t>致癌潜力分为高危型和低危型，前者与肛门和生殖器癌相关，后者与生殖器疣或上皮病变相关</w:t>
      </w:r>
      <w:r w:rsidR="00612EA3">
        <w:rPr>
          <w:rFonts w:ascii="Times New Roman" w:eastAsia="KaiTi" w:hAnsi="Times New Roman" w:cs="Times New Roman"/>
          <w:color w:val="auto"/>
          <w:sz w:val="24"/>
          <w:szCs w:val="24"/>
        </w:rPr>
        <w:fldChar w:fldCharType="begin">
          <w:fldData xml:space="preserve">PEVuZE5vdGU+PENpdGU+PEF1dGhvcj5DdXppY2s8L0F1dGhvcj48WWVhcj4yMDIxPC9ZZWFyPjxS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=
</w:fldData>
        </w:fldChar>
      </w:r>
      <w:r w:rsidR="00BF6FD9">
        <w:rPr>
          <w:rFonts w:ascii="Times New Roman" w:eastAsia="KaiTi" w:hAnsi="Times New Roman" w:cs="Times New Roman"/>
          <w:color w:val="auto"/>
          <w:sz w:val="24"/>
          <w:szCs w:val="24"/>
        </w:rPr>
        <w:instrText xml:space="preserve"> ADDIN EN.CITE </w:instrText>
      </w:r>
      <w:r w:rsidR="00BF6FD9">
        <w:rPr>
          <w:rFonts w:ascii="Times New Roman" w:eastAsia="KaiTi" w:hAnsi="Times New Roman" w:cs="Times New Roman"/>
          <w:color w:val="auto"/>
          <w:sz w:val="24"/>
          <w:szCs w:val="24"/>
        </w:rPr>
        <w:fldChar w:fldCharType="begin">
          <w:fldData xml:space="preserve">PEVuZE5vdGU+PENpdGU+PEF1dGhvcj5DdXppY2s8L0F1dGhvcj48WWVhcj4yMDIxPC9ZZWFyPjxS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=
</w:fldData>
        </w:fldChar>
      </w:r>
      <w:r w:rsidR="00BF6FD9">
        <w:rPr>
          <w:rFonts w:ascii="Times New Roman" w:eastAsia="KaiTi" w:hAnsi="Times New Roman" w:cs="Times New Roman"/>
          <w:color w:val="auto"/>
          <w:sz w:val="24"/>
          <w:szCs w:val="24"/>
        </w:rPr>
        <w:instrText xml:space="preserve"> ADDIN EN.CITE.DATA </w:instrText>
      </w:r>
      <w:r w:rsidR="00BF6FD9">
        <w:rPr>
          <w:rFonts w:ascii="Times New Roman" w:eastAsia="KaiTi" w:hAnsi="Times New Roman" w:cs="Times New Roman"/>
          <w:color w:val="auto"/>
          <w:sz w:val="24"/>
          <w:szCs w:val="24"/>
        </w:rPr>
      </w:r>
      <w:r w:rsidR="00BF6FD9">
        <w:rPr>
          <w:rFonts w:ascii="Times New Roman" w:eastAsia="KaiTi" w:hAnsi="Times New Roman" w:cs="Times New Roman"/>
          <w:color w:val="auto"/>
          <w:sz w:val="24"/>
          <w:szCs w:val="24"/>
        </w:rPr>
        <w:fldChar w:fldCharType="end"/>
      </w:r>
      <w:r w:rsidR="00612EA3">
        <w:rPr>
          <w:rFonts w:ascii="Times New Roman" w:eastAsia="KaiTi" w:hAnsi="Times New Roman" w:cs="Times New Roman"/>
          <w:color w:val="auto"/>
          <w:sz w:val="24"/>
          <w:szCs w:val="24"/>
        </w:rPr>
      </w:r>
      <w:r w:rsidR="00612EA3">
        <w:rPr>
          <w:rFonts w:ascii="Times New Roman" w:eastAsia="KaiTi" w:hAnsi="Times New Roman" w:cs="Times New Roman"/>
          <w:color w:val="auto"/>
          <w:sz w:val="24"/>
          <w:szCs w:val="24"/>
        </w:rPr>
        <w:fldChar w:fldCharType="separate"/>
      </w:r>
      <w:r w:rsidR="00BF6FD9" w:rsidRPr="00BF6FD9">
        <w:rPr>
          <w:rFonts w:ascii="Times New Roman" w:eastAsia="KaiTi" w:hAnsi="Times New Roman" w:cs="Times New Roman"/>
          <w:noProof/>
          <w:color w:val="auto"/>
          <w:sz w:val="24"/>
          <w:szCs w:val="24"/>
          <w:vertAlign w:val="superscript"/>
        </w:rPr>
        <w:t>[16, 17]</w:t>
      </w:r>
      <w:r w:rsidR="00612EA3">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122B3B">
        <w:rPr>
          <w:rFonts w:ascii="Times New Roman" w:eastAsia="KaiTi" w:hAnsi="Times New Roman" w:cs="Times New Roman"/>
          <w:b/>
          <w:bCs/>
          <w:color w:val="auto"/>
          <w:sz w:val="24"/>
          <w:szCs w:val="24"/>
        </w:rPr>
        <w:t xml:space="preserve">HPV </w:t>
      </w:r>
      <w:r w:rsidRPr="00122B3B">
        <w:rPr>
          <w:rFonts w:ascii="Times New Roman" w:eastAsia="KaiTi" w:hAnsi="Times New Roman" w:cs="Times New Roman"/>
          <w:b/>
          <w:bCs/>
          <w:color w:val="auto"/>
          <w:sz w:val="24"/>
          <w:szCs w:val="24"/>
        </w:rPr>
        <w:t>的定植动态与宿主免疫系统的完整性密切相关</w:t>
      </w:r>
      <w:r w:rsidRPr="00A61E58">
        <w:rPr>
          <w:rFonts w:ascii="Times New Roman" w:eastAsia="KaiTi" w:hAnsi="Times New Roman" w:cs="Times New Roman"/>
          <w:color w:val="auto"/>
          <w:sz w:val="24"/>
          <w:szCs w:val="24"/>
        </w:rPr>
        <w:t>，在免疫功能健全的个体中，多数感染呈亚临床状态，而在原发和继发性免疫缺陷患者体内，病毒则会大规模增殖。尽管作为</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DNA</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病毒</w:t>
      </w:r>
      <w:r w:rsidR="005F2B4A">
        <w:rPr>
          <w:rFonts w:ascii="Times New Roman" w:eastAsia="KaiTi" w:hAnsi="Times New Roman" w:cs="Times New Roman"/>
          <w:color w:val="auto"/>
          <w:sz w:val="24"/>
          <w:szCs w:val="24"/>
        </w:rPr>
        <w:fldChar w:fldCharType="begin">
          <w:fldData xml:space="preserve">PEVuZE5vdGU+PENpdGU+PEF1dGhvcj5IZXdhdmlzZW50aTwvQXV0aG9yPjxZZWFyPjIwMjM8L1ll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bGljdCBvZiBpbnRlcmVzdC48L2N1c3RvbTE+PGN1c3RvbTI+UE1DMTAwMjc5MzE8L2N1c3RvbTI+
PGVsZWN0cm9uaWMtcmVzb3VyY2UtbnVtPjEwLjMzODkvZmltbXUuMjAyMy4xMTEyNTEzPC9lbGVj
dHJvbmljLXJlc291cmNlLW51bT48cmVtb3RlLWRhdGFiYXNlLW5hbWU+TWVkbGluZTwvcmVtb3Rl
LWRhdGFiYXNlLW5hbWU+PHJlbW90ZS1kYXRhYmFzZS1wcm92aWRlcj5OTE08L3JlbW90ZS1kYXRh
YmFzZS1wcm92aWRlcj48L3JlY29yZD48L0NpdGU+PC9FbmROb3RlPgB=
</w:fldData>
        </w:fldChar>
      </w:r>
      <w:r w:rsidR="005F2B4A">
        <w:rPr>
          <w:rFonts w:ascii="Times New Roman" w:eastAsia="KaiTi" w:hAnsi="Times New Roman" w:cs="Times New Roman"/>
          <w:color w:val="auto"/>
          <w:sz w:val="24"/>
          <w:szCs w:val="24"/>
        </w:rPr>
        <w:instrText xml:space="preserve"> ADDIN EN.CITE </w:instrText>
      </w:r>
      <w:r w:rsidR="005F2B4A">
        <w:rPr>
          <w:rFonts w:ascii="Times New Roman" w:eastAsia="KaiTi" w:hAnsi="Times New Roman" w:cs="Times New Roman"/>
          <w:color w:val="auto"/>
          <w:sz w:val="24"/>
          <w:szCs w:val="24"/>
        </w:rPr>
        <w:fldChar w:fldCharType="begin">
          <w:fldData xml:space="preserve">PEVuZE5vdGU+PENpdGU+PEF1dGhvcj5IZXdhdmlzZW50aTwvQXV0aG9yPjxZZWFyPjIwMjM8L1ll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</w:fldData>
        </w:fldChar>
      </w:r>
      <w:r w:rsidR="005F2B4A">
        <w:rPr>
          <w:rFonts w:ascii="Times New Roman" w:eastAsia="KaiTi" w:hAnsi="Times New Roman" w:cs="Times New Roman"/>
          <w:color w:val="auto"/>
          <w:sz w:val="24"/>
          <w:szCs w:val="24"/>
        </w:rPr>
        <w:instrText xml:space="preserve"> ADDIN EN.CITE.DATA </w:instrText>
      </w:r>
      <w:r w:rsidR="005F2B4A">
        <w:rPr>
          <w:rFonts w:ascii="Times New Roman" w:eastAsia="KaiTi" w:hAnsi="Times New Roman" w:cs="Times New Roman"/>
          <w:color w:val="auto"/>
          <w:sz w:val="24"/>
          <w:szCs w:val="24"/>
        </w:rPr>
      </w:r>
      <w:r w:rsidR="005F2B4A">
        <w:rPr>
          <w:rFonts w:ascii="Times New Roman" w:eastAsia="KaiTi" w:hAnsi="Times New Roman" w:cs="Times New Roman"/>
          <w:color w:val="auto"/>
          <w:sz w:val="24"/>
          <w:szCs w:val="24"/>
        </w:rPr>
        <w:fldChar w:fldCharType="end"/>
      </w:r>
      <w:r w:rsidR="005F2B4A">
        <w:rPr>
          <w:rFonts w:ascii="Times New Roman" w:eastAsia="KaiTi" w:hAnsi="Times New Roman" w:cs="Times New Roman"/>
          <w:color w:val="auto"/>
          <w:sz w:val="24"/>
          <w:szCs w:val="24"/>
        </w:rPr>
      </w:r>
      <w:r w:rsidR="005F2B4A">
        <w:rPr>
          <w:rFonts w:ascii="Times New Roman" w:eastAsia="KaiTi" w:hAnsi="Times New Roman" w:cs="Times New Roman"/>
          <w:color w:val="auto"/>
          <w:sz w:val="24"/>
          <w:szCs w:val="24"/>
        </w:rPr>
        <w:fldChar w:fldCharType="separate"/>
      </w:r>
      <w:r w:rsidR="005F2B4A" w:rsidRPr="005F2B4A">
        <w:rPr>
          <w:rFonts w:ascii="Times New Roman" w:eastAsia="KaiTi" w:hAnsi="Times New Roman" w:cs="Times New Roman"/>
          <w:noProof/>
          <w:color w:val="auto"/>
          <w:sz w:val="24"/>
          <w:szCs w:val="24"/>
          <w:vertAlign w:val="superscript"/>
        </w:rPr>
        <w:t>[17]</w:t>
      </w:r>
      <w:r w:rsidR="005F2B4A">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A61E58">
        <w:rPr>
          <w:rFonts w:ascii="Times New Roman" w:eastAsia="KaiTi" w:hAnsi="Times New Roman" w:cs="Times New Roman"/>
          <w:color w:val="auto"/>
          <w:sz w:val="24"/>
          <w:szCs w:val="24"/>
        </w:rPr>
        <w:t>HPV</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利用宿主细胞的</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DNA</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聚合酶进行复制，其进化速率相对较慢。然而，在慢性感染所提供的大种群规模和长持续时间的条件下，</w:t>
      </w:r>
      <w:r w:rsidRPr="00427EB7">
        <w:rPr>
          <w:rFonts w:ascii="Times New Roman" w:eastAsia="KaiTi" w:hAnsi="Times New Roman" w:cs="Times New Roman"/>
          <w:b/>
          <w:bCs/>
          <w:color w:val="auto"/>
          <w:sz w:val="24"/>
          <w:szCs w:val="24"/>
        </w:rPr>
        <w:t>单个宿主内的</w:t>
      </w:r>
      <w:r w:rsidR="00746856" w:rsidRPr="00427EB7">
        <w:rPr>
          <w:rFonts w:ascii="Times New Roman" w:eastAsia="KaiTi" w:hAnsi="Times New Roman" w:cs="Times New Roman"/>
          <w:b/>
          <w:bCs/>
          <w:color w:val="auto"/>
          <w:sz w:val="24"/>
          <w:szCs w:val="24"/>
        </w:rPr>
        <w:t xml:space="preserve"> </w:t>
      </w:r>
      <w:r w:rsidRPr="00427EB7">
        <w:rPr>
          <w:rFonts w:ascii="Times New Roman" w:eastAsia="KaiTi" w:hAnsi="Times New Roman" w:cs="Times New Roman"/>
          <w:b/>
          <w:bCs/>
          <w:color w:val="auto"/>
          <w:sz w:val="24"/>
          <w:szCs w:val="24"/>
        </w:rPr>
        <w:t>HPV</w:t>
      </w:r>
      <w:r w:rsidR="00746856" w:rsidRPr="00427EB7">
        <w:rPr>
          <w:rFonts w:ascii="Times New Roman" w:eastAsia="KaiTi" w:hAnsi="Times New Roman" w:cs="Times New Roman"/>
          <w:b/>
          <w:bCs/>
          <w:color w:val="auto"/>
          <w:sz w:val="24"/>
          <w:szCs w:val="24"/>
        </w:rPr>
        <w:t xml:space="preserve"> </w:t>
      </w:r>
      <w:r w:rsidRPr="00427EB7">
        <w:rPr>
          <w:rFonts w:ascii="Times New Roman" w:eastAsia="KaiTi" w:hAnsi="Times New Roman" w:cs="Times New Roman"/>
          <w:b/>
          <w:bCs/>
          <w:color w:val="auto"/>
          <w:sz w:val="24"/>
          <w:szCs w:val="24"/>
        </w:rPr>
        <w:t>病毒组仍会产生相当可观的纵向遗传多样性</w:t>
      </w:r>
      <w:r w:rsidR="00616F78">
        <w:rPr>
          <w:rFonts w:ascii="Times New Roman" w:eastAsia="KaiTi" w:hAnsi="Times New Roman" w:cs="Times New Roman"/>
          <w:color w:val="auto"/>
          <w:sz w:val="24"/>
          <w:szCs w:val="24"/>
        </w:rPr>
        <w:fldChar w:fldCharType="begin">
          <w:fldData xml:space="preserve">PEVuZE5vdGU+PENpdGU+PEF1dGhvcj5EdWJlIE1hbmRpc2hvcmE8L0F1dGhvcj48WWVhcj4yMDE4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</w:fldData>
        </w:fldChar>
      </w:r>
      <w:r w:rsidR="00343D71">
        <w:rPr>
          <w:rFonts w:ascii="Times New Roman" w:eastAsia="KaiTi" w:hAnsi="Times New Roman" w:cs="Times New Roman"/>
          <w:color w:val="auto"/>
          <w:sz w:val="24"/>
          <w:szCs w:val="24"/>
        </w:rPr>
        <w:instrText xml:space="preserve"> ADDIN EN.CITE </w:instrText>
      </w:r>
      <w:r w:rsidR="00343D71">
        <w:rPr>
          <w:rFonts w:ascii="Times New Roman" w:eastAsia="KaiTi" w:hAnsi="Times New Roman" w:cs="Times New Roman"/>
          <w:color w:val="auto"/>
          <w:sz w:val="24"/>
          <w:szCs w:val="24"/>
        </w:rPr>
        <w:fldChar w:fldCharType="begin">
          <w:fldData xml:space="preserve">PEVuZE5vdGU+PENpdGU+PEF1dGhvcj5EdWJlIE1hbmRpc2hvcmE8L0F1dGhvcj48WWVhcj4yMDE4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</w:fldData>
        </w:fldChar>
      </w:r>
      <w:r w:rsidR="00343D71">
        <w:rPr>
          <w:rFonts w:ascii="Times New Roman" w:eastAsia="KaiTi" w:hAnsi="Times New Roman" w:cs="Times New Roman"/>
          <w:color w:val="auto"/>
          <w:sz w:val="24"/>
          <w:szCs w:val="24"/>
        </w:rPr>
        <w:instrText xml:space="preserve"> ADDIN EN.CITE.DATA </w:instrText>
      </w:r>
      <w:r w:rsidR="00343D71">
        <w:rPr>
          <w:rFonts w:ascii="Times New Roman" w:eastAsia="KaiTi" w:hAnsi="Times New Roman" w:cs="Times New Roman"/>
          <w:color w:val="auto"/>
          <w:sz w:val="24"/>
          <w:szCs w:val="24"/>
        </w:rPr>
      </w:r>
      <w:r w:rsidR="00343D71">
        <w:rPr>
          <w:rFonts w:ascii="Times New Roman" w:eastAsia="KaiTi" w:hAnsi="Times New Roman" w:cs="Times New Roman"/>
          <w:color w:val="auto"/>
          <w:sz w:val="24"/>
          <w:szCs w:val="24"/>
        </w:rPr>
        <w:fldChar w:fldCharType="end"/>
      </w:r>
      <w:r w:rsidR="00616F78">
        <w:rPr>
          <w:rFonts w:ascii="Times New Roman" w:eastAsia="KaiTi" w:hAnsi="Times New Roman" w:cs="Times New Roman"/>
          <w:color w:val="auto"/>
          <w:sz w:val="24"/>
          <w:szCs w:val="24"/>
        </w:rPr>
      </w:r>
      <w:r w:rsidR="00616F78">
        <w:rPr>
          <w:rFonts w:ascii="Times New Roman" w:eastAsia="KaiTi" w:hAnsi="Times New Roman" w:cs="Times New Roman"/>
          <w:color w:val="auto"/>
          <w:sz w:val="24"/>
          <w:szCs w:val="24"/>
        </w:rPr>
        <w:fldChar w:fldCharType="separate"/>
      </w:r>
      <w:r w:rsidR="00343D71" w:rsidRPr="00343D71">
        <w:rPr>
          <w:rFonts w:ascii="Times New Roman" w:eastAsia="KaiTi" w:hAnsi="Times New Roman" w:cs="Times New Roman"/>
          <w:noProof/>
          <w:color w:val="auto"/>
          <w:sz w:val="24"/>
          <w:szCs w:val="24"/>
          <w:vertAlign w:val="superscript"/>
        </w:rPr>
        <w:t>[18, 19]</w:t>
      </w:r>
      <w:r w:rsidR="00616F78">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。相关宏基因组学研究揭示，</w:t>
      </w:r>
      <w:r w:rsidRPr="00A61E58">
        <w:rPr>
          <w:rFonts w:ascii="Times New Roman" w:eastAsia="KaiTi" w:hAnsi="Times New Roman" w:cs="Times New Roman"/>
          <w:color w:val="auto"/>
          <w:sz w:val="24"/>
          <w:szCs w:val="24"/>
        </w:rPr>
        <w:t>DOCK8</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缺陷患者的皮肤中，不同患者携带</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HPV</w:t>
      </w:r>
      <w:r w:rsidR="00746856"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类型有显著差异</w:t>
      </w:r>
      <w:r w:rsidR="0002114C">
        <w:rPr>
          <w:rFonts w:ascii="Times New Roman" w:eastAsia="KaiTi" w:hAnsi="Times New Roman" w:cs="Times New Roman"/>
          <w:color w:val="auto"/>
          <w:sz w:val="24"/>
          <w:szCs w:val="24"/>
        </w:rPr>
        <w:fldChar w:fldCharType="begin">
          <w:fldData xml:space="preserve">PEVuZE5vdGU+PENpdGU+PEF1dGhvcj5UaXJvc2g8L0F1dGhvcj48WWVhcj4yMDE4PC9ZZWFyPjxS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</w:fldData>
        </w:fldChar>
      </w:r>
      <w:r w:rsidR="0002114C">
        <w:rPr>
          <w:rFonts w:ascii="Times New Roman" w:eastAsia="KaiTi" w:hAnsi="Times New Roman" w:cs="Times New Roman"/>
          <w:color w:val="auto"/>
          <w:sz w:val="24"/>
          <w:szCs w:val="24"/>
        </w:rPr>
        <w:instrText xml:space="preserve"> ADDIN EN.CITE </w:instrText>
      </w:r>
      <w:r w:rsidR="0002114C">
        <w:rPr>
          <w:rFonts w:ascii="Times New Roman" w:eastAsia="KaiTi" w:hAnsi="Times New Roman" w:cs="Times New Roman"/>
          <w:color w:val="auto"/>
          <w:sz w:val="24"/>
          <w:szCs w:val="24"/>
        </w:rPr>
        <w:fldChar w:fldCharType="begin">
          <w:fldData xml:space="preserve">PEVuZE5vdGU+PENpdGU+PEF1dGhvcj5UaXJvc2g8L0F1dGhvcj48WWVhcj4yMDE4PC9ZZWFyPjxS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</w:fldData>
        </w:fldChar>
      </w:r>
      <w:r w:rsidR="0002114C">
        <w:rPr>
          <w:rFonts w:ascii="Times New Roman" w:eastAsia="KaiTi" w:hAnsi="Times New Roman" w:cs="Times New Roman"/>
          <w:color w:val="auto"/>
          <w:sz w:val="24"/>
          <w:szCs w:val="24"/>
        </w:rPr>
        <w:instrText xml:space="preserve"> ADDIN EN.CITE.DATA </w:instrText>
      </w:r>
      <w:r w:rsidR="0002114C">
        <w:rPr>
          <w:rFonts w:ascii="Times New Roman" w:eastAsia="KaiTi" w:hAnsi="Times New Roman" w:cs="Times New Roman"/>
          <w:color w:val="auto"/>
          <w:sz w:val="24"/>
          <w:szCs w:val="24"/>
        </w:rPr>
      </w:r>
      <w:r w:rsidR="0002114C">
        <w:rPr>
          <w:rFonts w:ascii="Times New Roman" w:eastAsia="KaiTi" w:hAnsi="Times New Roman" w:cs="Times New Roman"/>
          <w:color w:val="auto"/>
          <w:sz w:val="24"/>
          <w:szCs w:val="24"/>
        </w:rPr>
        <w:fldChar w:fldCharType="end"/>
      </w:r>
      <w:r w:rsidR="0002114C">
        <w:rPr>
          <w:rFonts w:ascii="Times New Roman" w:eastAsia="KaiTi" w:hAnsi="Times New Roman" w:cs="Times New Roman"/>
          <w:color w:val="auto"/>
          <w:sz w:val="24"/>
          <w:szCs w:val="24"/>
        </w:rPr>
      </w:r>
      <w:r w:rsidR="0002114C">
        <w:rPr>
          <w:rFonts w:ascii="Times New Roman" w:eastAsia="KaiTi" w:hAnsi="Times New Roman" w:cs="Times New Roman"/>
          <w:color w:val="auto"/>
          <w:sz w:val="24"/>
          <w:szCs w:val="24"/>
        </w:rPr>
        <w:fldChar w:fldCharType="separate"/>
      </w:r>
      <w:r w:rsidR="0002114C" w:rsidRPr="0002114C">
        <w:rPr>
          <w:rFonts w:ascii="Times New Roman" w:eastAsia="KaiTi" w:hAnsi="Times New Roman" w:cs="Times New Roman"/>
          <w:noProof/>
          <w:color w:val="auto"/>
          <w:sz w:val="24"/>
          <w:szCs w:val="24"/>
          <w:vertAlign w:val="superscript"/>
        </w:rPr>
        <w:t>[13]</w:t>
      </w:r>
      <w:r w:rsidR="0002114C">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除此之外，</w:t>
      </w:r>
      <w:r w:rsidRPr="00427EB7">
        <w:rPr>
          <w:rFonts w:ascii="Times New Roman" w:eastAsia="KaiTi" w:hAnsi="Times New Roman" w:cs="Times New Roman"/>
          <w:b/>
          <w:bCs/>
          <w:color w:val="auto"/>
          <w:sz w:val="24"/>
          <w:szCs w:val="24"/>
        </w:rPr>
        <w:t>亦有研究证实基因重组在</w:t>
      </w:r>
      <w:r w:rsidR="00746856" w:rsidRPr="00427EB7">
        <w:rPr>
          <w:rFonts w:ascii="Times New Roman" w:eastAsia="KaiTi" w:hAnsi="Times New Roman" w:cs="Times New Roman"/>
          <w:b/>
          <w:bCs/>
          <w:color w:val="auto"/>
          <w:sz w:val="24"/>
          <w:szCs w:val="24"/>
        </w:rPr>
        <w:t xml:space="preserve"> </w:t>
      </w:r>
      <w:r w:rsidRPr="00427EB7">
        <w:rPr>
          <w:rFonts w:ascii="Times New Roman" w:eastAsia="KaiTi" w:hAnsi="Times New Roman" w:cs="Times New Roman"/>
          <w:b/>
          <w:bCs/>
          <w:color w:val="auto"/>
          <w:sz w:val="24"/>
          <w:szCs w:val="24"/>
        </w:rPr>
        <w:t>HPV</w:t>
      </w:r>
      <w:r w:rsidR="00746856" w:rsidRPr="00427EB7">
        <w:rPr>
          <w:rFonts w:ascii="Times New Roman" w:eastAsia="KaiTi" w:hAnsi="Times New Roman" w:cs="Times New Roman"/>
          <w:b/>
          <w:bCs/>
          <w:color w:val="auto"/>
          <w:sz w:val="24"/>
          <w:szCs w:val="24"/>
        </w:rPr>
        <w:t xml:space="preserve"> </w:t>
      </w:r>
      <w:r w:rsidRPr="00427EB7">
        <w:rPr>
          <w:rFonts w:ascii="Times New Roman" w:eastAsia="KaiTi" w:hAnsi="Times New Roman" w:cs="Times New Roman"/>
          <w:b/>
          <w:bCs/>
          <w:color w:val="auto"/>
          <w:sz w:val="24"/>
          <w:szCs w:val="24"/>
        </w:rPr>
        <w:t>的进化中扮演着重要角色</w:t>
      </w:r>
      <w:r w:rsidR="00485964">
        <w:rPr>
          <w:rFonts w:ascii="Times New Roman" w:eastAsia="KaiTi" w:hAnsi="Times New Roman" w:cs="Times New Roman"/>
          <w:color w:val="auto"/>
          <w:sz w:val="24"/>
          <w:szCs w:val="24"/>
        </w:rPr>
        <w:fldChar w:fldCharType="begin">
          <w:fldData xml:space="preserve">PEVuZE5vdGU+PENpdGU+PEF1dGhvcj5CcmF2bzwvQXV0aG9yPjxZZWFyPjIwMDQ8L1llYXI+PFJl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</w:fldData>
        </w:fldChar>
      </w:r>
      <w:r w:rsidR="00810642">
        <w:rPr>
          <w:rFonts w:ascii="Times New Roman" w:eastAsia="KaiTi" w:hAnsi="Times New Roman" w:cs="Times New Roman"/>
          <w:color w:val="auto"/>
          <w:sz w:val="24"/>
          <w:szCs w:val="24"/>
        </w:rPr>
        <w:instrText xml:space="preserve"> ADDIN EN.CITE </w:instrText>
      </w:r>
      <w:r w:rsidR="00810642">
        <w:rPr>
          <w:rFonts w:ascii="Times New Roman" w:eastAsia="KaiTi" w:hAnsi="Times New Roman" w:cs="Times New Roman"/>
          <w:color w:val="auto"/>
          <w:sz w:val="24"/>
          <w:szCs w:val="24"/>
        </w:rPr>
        <w:fldChar w:fldCharType="begin">
          <w:fldData xml:space="preserve">PEVuZE5vdGU+PENpdGU+PEF1dGhvcj5CcmF2bzwvQXV0aG9yPjxZZWFyPjIwMDQ8L1llYXI+PFJl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</w:fldData>
        </w:fldChar>
      </w:r>
      <w:r w:rsidR="00810642">
        <w:rPr>
          <w:rFonts w:ascii="Times New Roman" w:eastAsia="KaiTi" w:hAnsi="Times New Roman" w:cs="Times New Roman"/>
          <w:color w:val="auto"/>
          <w:sz w:val="24"/>
          <w:szCs w:val="24"/>
        </w:rPr>
        <w:instrText xml:space="preserve"> ADDIN EN.CITE.DATA </w:instrText>
      </w:r>
      <w:r w:rsidR="00810642">
        <w:rPr>
          <w:rFonts w:ascii="Times New Roman" w:eastAsia="KaiTi" w:hAnsi="Times New Roman" w:cs="Times New Roman"/>
          <w:color w:val="auto"/>
          <w:sz w:val="24"/>
          <w:szCs w:val="24"/>
        </w:rPr>
      </w:r>
      <w:r w:rsidR="00810642">
        <w:rPr>
          <w:rFonts w:ascii="Times New Roman" w:eastAsia="KaiTi" w:hAnsi="Times New Roman" w:cs="Times New Roman"/>
          <w:color w:val="auto"/>
          <w:sz w:val="24"/>
          <w:szCs w:val="24"/>
        </w:rPr>
        <w:fldChar w:fldCharType="end"/>
      </w:r>
      <w:r w:rsidR="00485964">
        <w:rPr>
          <w:rFonts w:ascii="Times New Roman" w:eastAsia="KaiTi" w:hAnsi="Times New Roman" w:cs="Times New Roman"/>
          <w:color w:val="auto"/>
          <w:sz w:val="24"/>
          <w:szCs w:val="24"/>
        </w:rPr>
      </w:r>
      <w:r w:rsidR="00485964">
        <w:rPr>
          <w:rFonts w:ascii="Times New Roman" w:eastAsia="KaiTi" w:hAnsi="Times New Roman" w:cs="Times New Roman"/>
          <w:color w:val="auto"/>
          <w:sz w:val="24"/>
          <w:szCs w:val="24"/>
        </w:rPr>
        <w:fldChar w:fldCharType="separate"/>
      </w:r>
      <w:r w:rsidR="00810642" w:rsidRPr="00810642">
        <w:rPr>
          <w:rFonts w:ascii="Times New Roman" w:eastAsia="KaiTi" w:hAnsi="Times New Roman" w:cs="Times New Roman"/>
          <w:noProof/>
          <w:color w:val="auto"/>
          <w:sz w:val="24"/>
          <w:szCs w:val="24"/>
          <w:vertAlign w:val="superscript"/>
        </w:rPr>
        <w:t>[20-22]</w:t>
      </w:r>
      <w:r w:rsidR="00485964">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A61E58">
        <w:rPr>
          <w:rFonts w:ascii="Times New Roman" w:eastAsia="KaiTi" w:hAnsi="Times New Roman" w:cs="Times New Roman"/>
          <w:color w:val="auto"/>
          <w:sz w:val="24"/>
          <w:szCs w:val="24"/>
        </w:rPr>
        <w:t>HPV</w:t>
      </w:r>
      <w:r w:rsidR="00746856" w:rsidRPr="00A61E58">
        <w:rPr>
          <w:rFonts w:ascii="Times New Roman" w:eastAsia="KaiTi" w:hAnsi="Times New Roman" w:cs="Times New Roman"/>
          <w:color w:val="auto"/>
          <w:sz w:val="24"/>
          <w:szCs w:val="24"/>
        </w:rPr>
        <w:t xml:space="preserve"> </w:t>
      </w:r>
      <w:r w:rsidRPr="000E407D">
        <w:rPr>
          <w:rFonts w:ascii="Times New Roman" w:eastAsia="KaiTi" w:hAnsi="Times New Roman" w:cs="Times New Roman"/>
          <w:color w:val="auto"/>
          <w:sz w:val="24"/>
          <w:szCs w:val="24"/>
        </w:rPr>
        <w:t>的进化不仅是突变的缓慢积累，更是通过与宿主协同作用，并借助基因重组等机制实现的关键表型跃迁</w:t>
      </w:r>
      <w:r w:rsidR="00621AB4">
        <w:rPr>
          <w:rFonts w:ascii="Times New Roman" w:eastAsia="KaiTi" w:hAnsi="Times New Roman" w:cs="Times New Roman"/>
          <w:color w:val="auto"/>
          <w:sz w:val="24"/>
          <w:szCs w:val="24"/>
        </w:rPr>
        <w:fldChar w:fldCharType="begin">
          <w:fldData xml:space="preserve">PEVuZE5vdGU+PENpdGU+PEF1dGhvcj5Hb25nPC9BdXRob3I+PFllYXI+MjAyMjwvWWVhcj48UmVj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</w:fldData>
        </w:fldChar>
      </w:r>
      <w:r w:rsidR="00BF6FD9">
        <w:rPr>
          <w:rFonts w:ascii="Times New Roman" w:eastAsia="KaiTi" w:hAnsi="Times New Roman" w:cs="Times New Roman"/>
          <w:color w:val="auto"/>
          <w:sz w:val="24"/>
          <w:szCs w:val="24"/>
        </w:rPr>
        <w:instrText xml:space="preserve"> ADDIN EN.CITE </w:instrText>
      </w:r>
      <w:r w:rsidR="00BF6FD9">
        <w:rPr>
          <w:rFonts w:ascii="Times New Roman" w:eastAsia="KaiTi" w:hAnsi="Times New Roman" w:cs="Times New Roman"/>
          <w:color w:val="auto"/>
          <w:sz w:val="24"/>
          <w:szCs w:val="24"/>
        </w:rPr>
        <w:fldChar w:fldCharType="begin">
          <w:fldData xml:space="preserve">PEVuZE5vdGU+PENpdGU+PEF1dGhvcj5Hb25nPC9BdXRob3I+PFllYXI+MjAyMjwvWWVhcj48UmVj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</w:fldData>
        </w:fldChar>
      </w:r>
      <w:r w:rsidR="00BF6FD9">
        <w:rPr>
          <w:rFonts w:ascii="Times New Roman" w:eastAsia="KaiTi" w:hAnsi="Times New Roman" w:cs="Times New Roman"/>
          <w:color w:val="auto"/>
          <w:sz w:val="24"/>
          <w:szCs w:val="24"/>
        </w:rPr>
        <w:instrText xml:space="preserve"> ADDIN EN.CITE.DATA </w:instrText>
      </w:r>
      <w:r w:rsidR="00BF6FD9">
        <w:rPr>
          <w:rFonts w:ascii="Times New Roman" w:eastAsia="KaiTi" w:hAnsi="Times New Roman" w:cs="Times New Roman"/>
          <w:color w:val="auto"/>
          <w:sz w:val="24"/>
          <w:szCs w:val="24"/>
        </w:rPr>
      </w:r>
      <w:r w:rsidR="00BF6FD9">
        <w:rPr>
          <w:rFonts w:ascii="Times New Roman" w:eastAsia="KaiTi" w:hAnsi="Times New Roman" w:cs="Times New Roman"/>
          <w:color w:val="auto"/>
          <w:sz w:val="24"/>
          <w:szCs w:val="24"/>
        </w:rPr>
        <w:fldChar w:fldCharType="end"/>
      </w:r>
      <w:r w:rsidR="00621AB4">
        <w:rPr>
          <w:rFonts w:ascii="Times New Roman" w:eastAsia="KaiTi" w:hAnsi="Times New Roman" w:cs="Times New Roman"/>
          <w:color w:val="auto"/>
          <w:sz w:val="24"/>
          <w:szCs w:val="24"/>
        </w:rPr>
      </w:r>
      <w:r w:rsidR="00621AB4">
        <w:rPr>
          <w:rFonts w:ascii="Times New Roman" w:eastAsia="KaiTi" w:hAnsi="Times New Roman" w:cs="Times New Roman"/>
          <w:color w:val="auto"/>
          <w:sz w:val="24"/>
          <w:szCs w:val="24"/>
        </w:rPr>
        <w:fldChar w:fldCharType="separate"/>
      </w:r>
      <w:r w:rsidR="00BF6FD9" w:rsidRPr="00BF6FD9">
        <w:rPr>
          <w:rFonts w:ascii="Times New Roman" w:eastAsia="KaiTi" w:hAnsi="Times New Roman" w:cs="Times New Roman"/>
          <w:noProof/>
          <w:color w:val="auto"/>
          <w:sz w:val="24"/>
          <w:szCs w:val="24"/>
          <w:vertAlign w:val="superscript"/>
        </w:rPr>
        <w:t>[23, 24]</w:t>
      </w:r>
      <w:r w:rsidR="00621AB4">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。这种</w:t>
      </w:r>
      <w:r w:rsidRPr="000E407D">
        <w:rPr>
          <w:rFonts w:ascii="Times New Roman" w:eastAsia="KaiTi" w:hAnsi="Times New Roman" w:cs="Times New Roman"/>
          <w:b/>
          <w:bCs/>
          <w:color w:val="auto"/>
          <w:sz w:val="24"/>
          <w:szCs w:val="24"/>
        </w:rPr>
        <w:t>由宿主免疫状态决定的病毒多样性和个体化</w:t>
      </w:r>
      <w:r w:rsidRPr="00A61E58">
        <w:rPr>
          <w:rFonts w:ascii="Times New Roman" w:eastAsia="KaiTi" w:hAnsi="Times New Roman" w:cs="Times New Roman"/>
          <w:color w:val="auto"/>
          <w:sz w:val="24"/>
          <w:szCs w:val="24"/>
        </w:rPr>
        <w:t>的进化模式，对临床的诊断、风险评估和治疗策略提出了更为精确和个性化的要求。</w:t>
      </w:r>
    </w:p>
    <w:p w14:paraId="135D0099" w14:textId="57433B73" w:rsidR="000A3B75" w:rsidRPr="00A61E58" w:rsidRDefault="00D344CE" w:rsidP="000A3B75">
      <w:pPr>
        <w:spacing w:line="440" w:lineRule="exact"/>
        <w:ind w:firstLine="480"/>
        <w:rPr>
          <w:rFonts w:ascii="Times New Roman" w:eastAsia="KaiTi" w:hAnsi="Times New Roman" w:cs="Times New Roman"/>
          <w:color w:val="auto"/>
          <w:sz w:val="24"/>
          <w:szCs w:val="24"/>
        </w:rPr>
      </w:pPr>
      <w:r w:rsidRPr="00A61E58">
        <w:rPr>
          <w:rFonts w:ascii="Times New Roman" w:eastAsia="KaiTi" w:hAnsi="Times New Roman" w:cs="Times New Roman"/>
          <w:b/>
          <w:bCs/>
          <w:color w:val="auto"/>
          <w:sz w:val="24"/>
          <w:szCs w:val="24"/>
        </w:rPr>
        <w:t xml:space="preserve">1.1.3 </w:t>
      </w:r>
      <w:r w:rsidRPr="00A61E58">
        <w:rPr>
          <w:rFonts w:ascii="Times New Roman" w:eastAsia="KaiTi" w:hAnsi="Times New Roman" w:cs="Times New Roman"/>
          <w:b/>
          <w:bCs/>
          <w:color w:val="auto"/>
          <w:sz w:val="24"/>
          <w:szCs w:val="24"/>
        </w:rPr>
        <w:t>以</w:t>
      </w:r>
      <w:ins w:id="13" w:author="Haogao Gu" w:date="2025-08-20T15:26:00Z" w16du:dateUtc="2025-08-20T07:26:00Z">
        <w:r w:rsidR="00BC7E53">
          <w:rPr>
            <w:rFonts w:ascii="Times New Roman" w:eastAsia="KaiTi" w:hAnsi="Times New Roman" w:cs="Times New Roman" w:hint="eastAsia"/>
            <w:b/>
            <w:bCs/>
            <w:color w:val="auto"/>
            <w:sz w:val="24"/>
            <w:szCs w:val="24"/>
          </w:rPr>
          <w:t xml:space="preserve"> </w:t>
        </w:r>
      </w:ins>
      <w:r w:rsidRPr="00A61E58">
        <w:rPr>
          <w:rFonts w:ascii="Times New Roman" w:eastAsia="KaiTi" w:hAnsi="Times New Roman" w:cs="Times New Roman"/>
          <w:b/>
          <w:bCs/>
          <w:color w:val="auto"/>
          <w:sz w:val="24"/>
          <w:szCs w:val="24"/>
        </w:rPr>
        <w:t>APOBEC3</w:t>
      </w:r>
      <w:ins w:id="14" w:author="Haogao Gu" w:date="2025-08-20T15:26:00Z" w16du:dateUtc="2025-08-20T07:26:00Z">
        <w:r w:rsidR="00BC7E53">
          <w:rPr>
            <w:rFonts w:ascii="Times New Roman" w:eastAsia="KaiTi" w:hAnsi="Times New Roman" w:cs="Times New Roman" w:hint="eastAsia"/>
            <w:b/>
            <w:bCs/>
            <w:color w:val="auto"/>
            <w:sz w:val="24"/>
            <w:szCs w:val="24"/>
          </w:rPr>
          <w:t xml:space="preserve"> </w:t>
        </w:r>
      </w:ins>
      <w:r w:rsidRPr="00A61E58">
        <w:rPr>
          <w:rFonts w:ascii="Times New Roman" w:eastAsia="KaiTi" w:hAnsi="Times New Roman" w:cs="Times New Roman"/>
          <w:b/>
          <w:bCs/>
          <w:color w:val="auto"/>
          <w:sz w:val="24"/>
          <w:szCs w:val="24"/>
        </w:rPr>
        <w:t>蛋白家族为代表的内源性限制因子是人体细胞先天免疫的关键组分，也是病毒在宿主内进化的核心驱动力</w:t>
      </w:r>
    </w:p>
    <w:p w14:paraId="48152A7A" w14:textId="2B426B61" w:rsidR="0084154C" w:rsidRPr="00A61E58" w:rsidRDefault="006C5234" w:rsidP="006178C6">
      <w:pPr>
        <w:spacing w:after="120" w:line="440" w:lineRule="exact"/>
        <w:ind w:firstLine="482"/>
        <w:rPr>
          <w:rFonts w:ascii="Times New Roman" w:eastAsia="KaiTi" w:hAnsi="Times New Roman" w:cs="Times New Roman"/>
          <w:color w:val="auto"/>
          <w:sz w:val="24"/>
          <w:szCs w:val="24"/>
        </w:rPr>
      </w:pPr>
      <w:r w:rsidRPr="00A61E58">
        <w:rPr>
          <w:rFonts w:ascii="Times New Roman" w:eastAsia="KaiTi" w:hAnsi="Times New Roman" w:cs="Times New Roman"/>
          <w:color w:val="auto"/>
          <w:sz w:val="24"/>
          <w:szCs w:val="24"/>
        </w:rPr>
        <w:t>病毒遗传多样性的产生主要依赖于其基因组在受染细胞内发生的诱变</w:t>
      </w:r>
      <w:r w:rsidR="00BD3014">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&lt;EndNote&gt;&lt;Cite&gt;&lt;Author&gt;Domingo&lt;/Author&gt;&lt;Year&gt;2012&lt;/Year&gt;&lt;RecNum&gt;153&lt;/RecNum&gt;&lt;DisplayText&gt;&lt;style face="superscript"&gt;[25]&lt;/style&gt;&lt;/DisplayText&gt;&lt;record&gt;&lt;rec-number&gt;153&lt;/rec-number&gt;&lt;foreign-keys&gt;&lt;key app="EN" db-id="0wvdsrxzkvxtwhe2ed7v2zdztwfx02sxr5zp" timestamp="1755570849"&gt;153&lt;/key&gt;&lt;/foreign-keys&gt;&lt;ref-type name="Journal Article"&gt;17&lt;/ref-type&gt;&lt;contributors&gt;&lt;authors&gt;&lt;author&gt;Domingo, E.&lt;/author&gt;&lt;author&gt;Sheldon, J.&lt;/author&gt;&lt;author&gt;Perales, C.&lt;/author&gt;&lt;/authors&gt;&lt;/contributors&gt;&lt;auth-address&gt;Centro de Biologia Molecular Severo Ochoa (CSIC-UAM), C/ Nicolas Cabrera, Universidad Autonoma de Madrid, Cantoblanco, Madrid, Spain. edomingo@cbm.uam.es&lt;/auth-address&gt;&lt;titles&gt;&lt;title&gt;Viral quasispecies evolution&lt;/title&gt;&lt;secondary-title&gt;Microbiol Mol Biol Rev&lt;/secondary-title&gt;&lt;/titles&gt;&lt;periodical&gt;&lt;full-title&gt;Microbiol Mol Biol Rev&lt;/full-title&gt;&lt;/periodical&gt;&lt;pages&gt;159-216&lt;/pages&gt;&lt;volume&gt;76&lt;/volume&gt;&lt;number&gt;2&lt;/number&gt;&lt;keywords&gt;&lt;keyword&gt;*Evolution, Molecular&lt;/keyword&gt;&lt;keyword&gt;*Genome, Viral&lt;/keyword&gt;&lt;keyword&gt;HIV/genetics&lt;/keyword&gt;&lt;keyword&gt;Hepatitis B virus/genetics&lt;/keyword&gt;&lt;keyword&gt;Humans&lt;/keyword&gt;&lt;keyword&gt;RNA Viruses/*genetics&lt;/keyword&gt;&lt;keyword&gt;Selection, Genetic&lt;/keyword&gt;&lt;keyword&gt;Virus Diseases/virology&lt;/keyword&gt;&lt;/keywords&gt;&lt;dates&gt;&lt;year&gt;2012&lt;/year&gt;&lt;pub-dates&gt;&lt;date&gt;Jun&lt;/date&gt;&lt;/pub-dates&gt;&lt;/dates&gt;&lt;isbn&gt;1098-5557 (Electronic)&amp;#xD;1092-2172 (Print)&amp;#xD;1092-2172 (Linking)&lt;/isbn&gt;&lt;accession-num&gt;22688811&lt;/accession-num&gt;&lt;urls&gt;&lt;related-urls&gt;&lt;url&gt;https://www.ncbi.nlm.nih.gov/pubmed/22688811&lt;/url&gt;&lt;/related-urls&gt;&lt;/urls&gt;&lt;custom2&gt;PMC3372249&lt;/custom2&gt;&lt;electronic-resource-num&gt;10.1128/MMBR.05023-11&lt;/electronic-resource-num&gt;&lt;remote-database-name&gt;Medline&lt;/remote-database-name&gt;&lt;remote-database-provider&gt;NLM&lt;/remote-database-provider&gt;&lt;/record&gt;&lt;/Cite&gt;&lt;/EndNote&gt;</w:instrText>
      </w:r>
      <w:r w:rsidR="00BD3014">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[25]</w:t>
      </w:r>
      <w:r w:rsidR="00BD3014">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。诱变来源可分为病毒内因与宿主外因：内因主要指</w:t>
      </w:r>
      <w:r w:rsidRPr="00A61E58">
        <w:rPr>
          <w:rFonts w:ascii="Times New Roman" w:eastAsia="KaiTi" w:hAnsi="Times New Roman" w:cs="Times New Roman"/>
          <w:color w:val="auto"/>
          <w:sz w:val="24"/>
          <w:szCs w:val="24"/>
        </w:rPr>
        <w:t xml:space="preserve"> RNA </w:t>
      </w:r>
      <w:r w:rsidRPr="00A61E58">
        <w:rPr>
          <w:rFonts w:ascii="Times New Roman" w:eastAsia="KaiTi" w:hAnsi="Times New Roman" w:cs="Times New Roman"/>
          <w:color w:val="auto"/>
          <w:sz w:val="24"/>
          <w:szCs w:val="24"/>
        </w:rPr>
        <w:t>病毒的</w:t>
      </w:r>
      <w:r w:rsidRPr="00A61E58">
        <w:rPr>
          <w:rFonts w:ascii="Times New Roman" w:eastAsia="KaiTi" w:hAnsi="Times New Roman" w:cs="Times New Roman"/>
          <w:color w:val="auto"/>
          <w:sz w:val="24"/>
          <w:szCs w:val="24"/>
        </w:rPr>
        <w:t xml:space="preserve"> RNA </w:t>
      </w:r>
      <w:r w:rsidRPr="00A61E58">
        <w:rPr>
          <w:rFonts w:ascii="Times New Roman" w:eastAsia="KaiTi" w:hAnsi="Times New Roman" w:cs="Times New Roman"/>
          <w:color w:val="auto"/>
          <w:sz w:val="24"/>
          <w:szCs w:val="24"/>
        </w:rPr>
        <w:t>聚合酶在复制过程中的高错误率</w:t>
      </w:r>
      <w:r w:rsidR="007624EF">
        <w:rPr>
          <w:rFonts w:ascii="Times New Roman" w:eastAsia="KaiTi" w:hAnsi="Times New Roman" w:cs="Times New Roman"/>
          <w:color w:val="auto"/>
          <w:sz w:val="24"/>
          <w:szCs w:val="24"/>
        </w:rPr>
        <w:fldChar w:fldCharType="begin"/>
      </w:r>
      <w:r w:rsidR="007624EF">
        <w:rPr>
          <w:rFonts w:ascii="Times New Roman" w:eastAsia="KaiTi" w:hAnsi="Times New Roman" w:cs="Times New Roman"/>
          <w:color w:val="auto"/>
          <w:sz w:val="24"/>
          <w:szCs w:val="24"/>
        </w:rPr>
        <w:instrText xml:space="preserve"> ADDIN EN.CITE &lt;EndNote&gt;&lt;Cite&gt;&lt;Author&gt;Lauring&lt;/Author&gt;&lt;Year&gt;2010&lt;/Year&gt;&lt;RecNum&gt;132&lt;/RecNum&gt;&lt;DisplayText&gt;&lt;style face="superscript"&gt;[26]&lt;/style&gt;&lt;/DisplayText&gt;&lt;record&gt;&lt;rec-number&gt;132&lt;/rec-number&gt;&lt;foreign-keys&gt;&lt;key app="EN" db-id="0wvdsrxzkvxtwhe2ed7v2zdztwfx02sxr5zp" timestamp="1755535154"&gt;132&lt;/key&gt;&lt;/foreign-keys&gt;&lt;ref-type name="Journal Article"&gt;17&lt;/ref-type&gt;&lt;contributors&gt;&lt;authors&gt;&lt;author&gt;Lauring, A. S.&lt;/author&gt;&lt;author&gt;Andino, R.&lt;/author&gt;&lt;/authors&gt;&lt;/contributors&gt;&lt;auth-address&gt;Department of Medicine, University of California, San Francisco, San Francisco, California, United States of America.&lt;/auth-address&gt;&lt;titles&gt;&lt;title&gt;Quasispecies theory and the behavior of RNA viruses&lt;/title&gt;&lt;secondary-title&gt;PLoS Pathog&lt;/secondary-title&gt;&lt;/titles&gt;&lt;periodical&gt;&lt;full-title&gt;PLoS Pathog&lt;/full-title&gt;&lt;/periodical&gt;&lt;pages&gt;e1001005&lt;/pages&gt;&lt;volume&gt;6&lt;/volume&gt;&lt;number&gt;7&lt;/number&gt;&lt;edition&gt;20100722&lt;/edition&gt;&lt;keywords&gt;&lt;keyword&gt;Biological Evolution&lt;/keyword&gt;&lt;keyword&gt;*Genetic Variation&lt;/keyword&gt;&lt;keyword&gt;*Models, Genetic&lt;/keyword&gt;&lt;keyword&gt;RNA Viruses/*genetics/physiology&lt;/keyword&gt;&lt;/keywords&gt;&lt;dates&gt;&lt;year&gt;2010&lt;/year&gt;&lt;pub-dates&gt;&lt;date&gt;Jul 22&lt;/date&gt;&lt;/pub-dates&gt;&lt;/dates&gt;&lt;isbn&gt;1553-7374 (Electronic)&amp;#xD;1553-7366 (Print)&amp;#xD;1553-7366 (Linking)&lt;/isbn&gt;&lt;accession-num&gt;20661479&lt;/accession-num&gt;&lt;urls&gt;&lt;related-urls&gt;&lt;url&gt;https://www.ncbi.nlm.nih.gov/pubmed/20661479&lt;/url&gt;&lt;/related-urls&gt;&lt;/urls&gt;&lt;custom1&gt;The authors have declared that no competing interests exist.&lt;/custom1&gt;&lt;custom2&gt;PMC2908548&lt;/custom2&gt;&lt;electronic-resource-num&gt;10.1371/journal.ppat.1001005&lt;/electronic-resource-num&gt;&lt;remote-database-name&gt;Medline&lt;/remote-database-name&gt;&lt;remote-database-provider&gt;NLM&lt;/remote-database-provider&gt;&lt;/record&gt;&lt;/Cite&gt;&lt;/EndNote&gt;</w:instrText>
      </w:r>
      <w:r w:rsidR="007624EF">
        <w:rPr>
          <w:rFonts w:ascii="Times New Roman" w:eastAsia="KaiTi" w:hAnsi="Times New Roman" w:cs="Times New Roman"/>
          <w:color w:val="auto"/>
          <w:sz w:val="24"/>
          <w:szCs w:val="24"/>
        </w:rPr>
        <w:fldChar w:fldCharType="separate"/>
      </w:r>
      <w:r w:rsidR="007624EF" w:rsidRPr="007624EF">
        <w:rPr>
          <w:rFonts w:ascii="Times New Roman" w:eastAsia="KaiTi" w:hAnsi="Times New Roman" w:cs="Times New Roman"/>
          <w:noProof/>
          <w:color w:val="auto"/>
          <w:sz w:val="24"/>
          <w:szCs w:val="24"/>
          <w:vertAlign w:val="superscript"/>
        </w:rPr>
        <w:t>[26]</w:t>
      </w:r>
      <w:r w:rsidR="007624EF">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；外因则源于宿主自身的抗病毒机制，如限制因子对病毒基因组的编辑</w:t>
      </w:r>
      <w:r w:rsidR="00BA1514">
        <w:rPr>
          <w:rFonts w:ascii="Times New Roman" w:eastAsia="KaiTi" w:hAnsi="Times New Roman" w:cs="Times New Roman"/>
          <w:color w:val="auto"/>
          <w:sz w:val="24"/>
          <w:szCs w:val="24"/>
        </w:rPr>
        <w:fldChar w:fldCharType="begin">
          <w:fldData xml:space="preserve">PEVuZE5vdGU+PENpdGU+PEF1dGhvcj5TYW5qdWFuPC9BdXRob3I+PFllYXI+MjAxNjwvWWVhcj48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=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PEVuZE5vdGU+PENpdGU+PEF1dGhvcj5TYW5qdWFuPC9BdXRob3I+PFllYXI+MjAxNjwvWWVhcj48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=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BA1514">
        <w:rPr>
          <w:rFonts w:ascii="Times New Roman" w:eastAsia="KaiTi" w:hAnsi="Times New Roman" w:cs="Times New Roman"/>
          <w:color w:val="auto"/>
          <w:sz w:val="24"/>
          <w:szCs w:val="24"/>
        </w:rPr>
      </w:r>
      <w:r w:rsidR="00BA1514">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[27]</w:t>
      </w:r>
      <w:r w:rsidR="00BA1514">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Pr="00A61E58">
        <w:rPr>
          <w:rFonts w:ascii="Times New Roman" w:eastAsia="KaiTi" w:hAnsi="Times New Roman" w:cs="Times New Roman"/>
          <w:color w:val="auto"/>
          <w:sz w:val="24"/>
          <w:szCs w:val="24"/>
        </w:rPr>
        <w:t xml:space="preserve">HPV </w:t>
      </w:r>
      <w:r w:rsidRPr="00A61E58">
        <w:rPr>
          <w:rFonts w:ascii="Times New Roman" w:eastAsia="KaiTi" w:hAnsi="Times New Roman" w:cs="Times New Roman"/>
          <w:color w:val="auto"/>
          <w:sz w:val="24"/>
          <w:szCs w:val="24"/>
        </w:rPr>
        <w:t>作为一种</w:t>
      </w:r>
      <w:r w:rsidRPr="00A61E58">
        <w:rPr>
          <w:rFonts w:ascii="Times New Roman" w:eastAsia="KaiTi" w:hAnsi="Times New Roman" w:cs="Times New Roman"/>
          <w:color w:val="auto"/>
          <w:sz w:val="24"/>
          <w:szCs w:val="24"/>
        </w:rPr>
        <w:t xml:space="preserve"> DNA </w:t>
      </w:r>
      <w:r w:rsidRPr="00A61E58">
        <w:rPr>
          <w:rFonts w:ascii="Times New Roman" w:eastAsia="KaiTi" w:hAnsi="Times New Roman" w:cs="Times New Roman"/>
          <w:color w:val="auto"/>
          <w:sz w:val="24"/>
          <w:szCs w:val="24"/>
        </w:rPr>
        <w:t>病毒，其</w:t>
      </w:r>
      <w:r w:rsidR="009D2C17" w:rsidRPr="00A61E58">
        <w:rPr>
          <w:rFonts w:ascii="Times New Roman" w:eastAsia="KaiTi" w:hAnsi="Times New Roman" w:cs="Times New Roman"/>
          <w:color w:val="auto"/>
          <w:sz w:val="24"/>
          <w:szCs w:val="24"/>
        </w:rPr>
        <w:t>增殖</w:t>
      </w:r>
      <w:r w:rsidR="0019781F" w:rsidRPr="00A61E58">
        <w:rPr>
          <w:rFonts w:ascii="Times New Roman" w:eastAsia="KaiTi" w:hAnsi="Times New Roman" w:cs="Times New Roman"/>
          <w:color w:val="auto"/>
          <w:sz w:val="24"/>
          <w:szCs w:val="24"/>
        </w:rPr>
        <w:t>所需的</w:t>
      </w:r>
      <w:r w:rsidRPr="00A61E58">
        <w:rPr>
          <w:rFonts w:ascii="Times New Roman" w:eastAsia="KaiTi" w:hAnsi="Times New Roman" w:cs="Times New Roman"/>
          <w:color w:val="auto"/>
          <w:sz w:val="24"/>
          <w:szCs w:val="24"/>
        </w:rPr>
        <w:t xml:space="preserve"> DNA </w:t>
      </w:r>
      <w:r w:rsidRPr="00A61E58">
        <w:rPr>
          <w:rFonts w:ascii="Times New Roman" w:eastAsia="KaiTi" w:hAnsi="Times New Roman" w:cs="Times New Roman"/>
          <w:color w:val="auto"/>
          <w:sz w:val="24"/>
          <w:szCs w:val="24"/>
        </w:rPr>
        <w:t>聚合酶具有较高的复制保真性，因而自然突变率远低于</w:t>
      </w:r>
      <w:r w:rsidRPr="00A61E58">
        <w:rPr>
          <w:rFonts w:ascii="Times New Roman" w:eastAsia="KaiTi" w:hAnsi="Times New Roman" w:cs="Times New Roman"/>
          <w:color w:val="auto"/>
          <w:sz w:val="24"/>
          <w:szCs w:val="24"/>
        </w:rPr>
        <w:t xml:space="preserve"> RNA </w:t>
      </w:r>
      <w:r w:rsidRPr="00A61E58">
        <w:rPr>
          <w:rFonts w:ascii="Times New Roman" w:eastAsia="KaiTi" w:hAnsi="Times New Roman" w:cs="Times New Roman"/>
          <w:color w:val="auto"/>
          <w:sz w:val="24"/>
          <w:szCs w:val="24"/>
        </w:rPr>
        <w:t>病毒。在此前提下，</w:t>
      </w:r>
      <w:r w:rsidRPr="000E3551">
        <w:rPr>
          <w:rFonts w:ascii="Times New Roman" w:eastAsia="KaiTi" w:hAnsi="Times New Roman" w:cs="Times New Roman"/>
          <w:b/>
          <w:bCs/>
          <w:color w:val="auto"/>
          <w:sz w:val="24"/>
          <w:szCs w:val="24"/>
        </w:rPr>
        <w:t>由宿主施加的选择压力成为驱动</w:t>
      </w:r>
      <w:r w:rsidRPr="000E3551">
        <w:rPr>
          <w:rFonts w:ascii="Times New Roman" w:eastAsia="KaiTi" w:hAnsi="Times New Roman" w:cs="Times New Roman"/>
          <w:b/>
          <w:bCs/>
          <w:color w:val="auto"/>
          <w:sz w:val="24"/>
          <w:szCs w:val="24"/>
        </w:rPr>
        <w:t xml:space="preserve"> HPV </w:t>
      </w:r>
      <w:r w:rsidRPr="000E3551">
        <w:rPr>
          <w:rFonts w:ascii="Times New Roman" w:eastAsia="KaiTi" w:hAnsi="Times New Roman" w:cs="Times New Roman"/>
          <w:b/>
          <w:bCs/>
          <w:color w:val="auto"/>
          <w:sz w:val="24"/>
          <w:szCs w:val="24"/>
        </w:rPr>
        <w:t>加速进化的核心动力</w:t>
      </w:r>
      <w:r w:rsidR="00155454">
        <w:rPr>
          <w:rFonts w:ascii="Times New Roman" w:eastAsia="KaiTi" w:hAnsi="Times New Roman" w:cs="Times New Roman"/>
          <w:color w:val="auto"/>
          <w:sz w:val="24"/>
          <w:szCs w:val="24"/>
        </w:rPr>
        <w:fldChar w:fldCharType="begin">
          <w:fldData xml:space="preserve">PEVuZE5vdGU+PENpdGU+PEF1dGhvcj5Lb2NqYW48L0F1dGhvcj48WWVhcj4yMDEzPC9ZZWFyPjxS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PEVuZE5vdGU+PENpdGU+PEF1dGhvcj5Lb2NqYW48L0F1dGhvcj48WWVhcj4yMDEzPC9ZZWFyPjxS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155454">
        <w:rPr>
          <w:rFonts w:ascii="Times New Roman" w:eastAsia="KaiTi" w:hAnsi="Times New Roman" w:cs="Times New Roman"/>
          <w:color w:val="auto"/>
          <w:sz w:val="24"/>
          <w:szCs w:val="24"/>
        </w:rPr>
      </w:r>
      <w:r w:rsidR="00155454">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[28, 29]</w:t>
      </w:r>
      <w:r w:rsidR="00155454">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。载脂蛋白</w:t>
      </w:r>
      <w:del w:id="15" w:author="Haogao Gu" w:date="2025-08-20T15:25:00Z" w16du:dateUtc="2025-08-20T07:25:00Z">
        <w:r w:rsidRPr="00A61E58" w:rsidDel="00BC7E53">
          <w:rPr>
            <w:rFonts w:ascii="Times New Roman" w:eastAsia="KaiTi" w:hAnsi="Times New Roman" w:cs="Times New Roman"/>
            <w:color w:val="auto"/>
            <w:sz w:val="24"/>
            <w:szCs w:val="24"/>
          </w:rPr>
          <w:delText xml:space="preserve"> </w:delText>
        </w:r>
      </w:del>
      <w:r w:rsidRPr="00A61E58">
        <w:rPr>
          <w:rFonts w:ascii="Times New Roman" w:eastAsia="KaiTi" w:hAnsi="Times New Roman" w:cs="Times New Roman"/>
          <w:color w:val="auto"/>
          <w:sz w:val="24"/>
          <w:szCs w:val="24"/>
        </w:rPr>
        <w:t>B mRNA</w:t>
      </w:r>
      <w:ins w:id="16" w:author="Haogao Gu" w:date="2025-08-20T15:26:00Z" w16du:dateUtc="2025-08-20T07:26:00Z">
        <w:r w:rsidR="00BC7E53">
          <w:rPr>
            <w:rFonts w:ascii="Times New Roman" w:eastAsia="KaiTi" w:hAnsi="Times New Roman" w:cs="Times New Roman" w:hint="eastAsia"/>
            <w:color w:val="auto"/>
            <w:sz w:val="24"/>
            <w:szCs w:val="24"/>
          </w:rPr>
          <w:t xml:space="preserve"> </w:t>
        </w:r>
      </w:ins>
      <w:del w:id="17" w:author="Haogao Gu" w:date="2025-08-20T15:26:00Z" w16du:dateUtc="2025-08-20T07:26:00Z">
        <w:r w:rsidRPr="00A61E58" w:rsidDel="00BC7E53">
          <w:rPr>
            <w:rFonts w:ascii="Times New Roman" w:eastAsia="KaiTi" w:hAnsi="Times New Roman" w:cs="Times New Roman"/>
            <w:color w:val="auto"/>
            <w:sz w:val="24"/>
            <w:szCs w:val="24"/>
          </w:rPr>
          <w:delText xml:space="preserve"> </w:delText>
        </w:r>
      </w:del>
      <w:r w:rsidRPr="00A61E58">
        <w:rPr>
          <w:rFonts w:ascii="Times New Roman" w:eastAsia="KaiTi" w:hAnsi="Times New Roman" w:cs="Times New Roman"/>
          <w:color w:val="auto"/>
          <w:sz w:val="24"/>
          <w:szCs w:val="24"/>
        </w:rPr>
        <w:t>编辑酶催化多肽样蛋白</w:t>
      </w:r>
      <w:r w:rsidRPr="00A61E58">
        <w:rPr>
          <w:rFonts w:ascii="Times New Roman" w:eastAsia="KaiTi" w:hAnsi="Times New Roman" w:cs="Times New Roman"/>
          <w:color w:val="auto"/>
          <w:sz w:val="24"/>
          <w:szCs w:val="24"/>
        </w:rPr>
        <w:t>3</w:t>
      </w:r>
      <w:r w:rsidRPr="00A61E58">
        <w:rPr>
          <w:rFonts w:ascii="Times New Roman" w:eastAsia="KaiTi" w:hAnsi="Times New Roman" w:cs="Times New Roman"/>
          <w:color w:val="auto"/>
          <w:sz w:val="24"/>
          <w:szCs w:val="24"/>
        </w:rPr>
        <w:t>（</w:t>
      </w:r>
      <w:r w:rsidR="00A61E58" w:rsidRPr="00A61E58">
        <w:rPr>
          <w:rFonts w:ascii="Times New Roman" w:eastAsia="KaiTi" w:hAnsi="Times New Roman" w:cs="Times New Roman"/>
          <w:color w:val="auto"/>
          <w:sz w:val="24"/>
          <w:szCs w:val="24"/>
        </w:rPr>
        <w:t xml:space="preserve">Apolipoprotein B mRNA editing enzyme, catalytic polypeptide-like 3, </w:t>
      </w:r>
      <w:r w:rsidRPr="00A61E58">
        <w:rPr>
          <w:rFonts w:ascii="Times New Roman" w:eastAsia="KaiTi" w:hAnsi="Times New Roman" w:cs="Times New Roman"/>
          <w:color w:val="auto"/>
          <w:sz w:val="24"/>
          <w:szCs w:val="24"/>
        </w:rPr>
        <w:t>APOBEC3</w:t>
      </w:r>
      <w:r w:rsidRPr="00A61E58">
        <w:rPr>
          <w:rFonts w:ascii="Times New Roman" w:eastAsia="KaiTi" w:hAnsi="Times New Roman" w:cs="Times New Roman"/>
          <w:color w:val="auto"/>
          <w:sz w:val="24"/>
          <w:szCs w:val="24"/>
        </w:rPr>
        <w:t>）家族是一类关键的细胞内源性胞苷脱氨酶，在细胞抗病毒先天免疫中发挥核心作用。它可靶向病毒单链</w:t>
      </w:r>
      <w:r w:rsidRPr="00A61E58">
        <w:rPr>
          <w:rFonts w:ascii="Times New Roman" w:eastAsia="KaiTi" w:hAnsi="Times New Roman" w:cs="Times New Roman"/>
          <w:color w:val="auto"/>
          <w:sz w:val="24"/>
          <w:szCs w:val="24"/>
        </w:rPr>
        <w:t xml:space="preserve"> DNA </w:t>
      </w:r>
      <w:r w:rsidRPr="00A61E58">
        <w:rPr>
          <w:rFonts w:ascii="Times New Roman" w:eastAsia="KaiTi" w:hAnsi="Times New Roman" w:cs="Times New Roman"/>
          <w:color w:val="auto"/>
          <w:sz w:val="24"/>
          <w:szCs w:val="24"/>
        </w:rPr>
        <w:t>中间体，催化胞嘧啶脱氨转变为尿嘧啶，进而诱发病毒基因超突变</w:t>
      </w:r>
      <w:r w:rsidR="00120AB9">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&lt;EndNote&gt;&lt;Cite&gt;&lt;Author&gt;Vieira&lt;/Author&gt;&lt;Year&gt;2013&lt;/Year&gt;&lt;RecNum&gt;129&lt;/RecNum&gt;&lt;DisplayText&gt;&lt;style face="superscript"&gt;[30]&lt;/style&gt;&lt;/DisplayText&gt;&lt;record&gt;&lt;rec-number&gt;129&lt;/rec-number&gt;&lt;foreign-keys&gt;&lt;key app="EN" db-id="0wvdsrxzkvxtwhe2ed7v2zdztwfx02sxr5zp" timestamp="1755534841"&gt;129&lt;/key&gt;&lt;/foreign-keys&gt;&lt;ref-type name="Journal Article"&gt;17&lt;/ref-type&gt;&lt;contributors&gt;&lt;authors&gt;&lt;author&gt;Vieira, Valdimara C&lt;/author&gt;&lt;author&gt;Soares, Marcelo A&lt;/author&gt;&lt;/authors&gt;&lt;/contributors&gt;&lt;titles&gt;&lt;title&gt;The role of cytidine deaminases on innate immune responses against human viral infections&lt;/title&gt;&lt;secondary-title&gt;BioMed research international&lt;/secondary-title&gt;&lt;/titles&gt;&lt;periodical&gt;&lt;full-title&gt;BioMed research international&lt;/full-title&gt;&lt;/periodical&gt;&lt;pages&gt;683095&lt;/pages&gt;&lt;volume&gt;2013&lt;/volume&gt;&lt;number&gt;1&lt;/number&gt;&lt;dates&gt;&lt;year&gt;2013&lt;/year&gt;&lt;/dates&gt;&lt;isbn&gt;2314-6141&lt;/isbn&gt;&lt;urls&gt;&lt;/urls&gt;&lt;/record&gt;&lt;/Cite&gt;&lt;/EndNote&gt;</w:instrText>
      </w:r>
      <w:r w:rsidR="00120AB9">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[30]</w:t>
      </w:r>
      <w:r w:rsidR="00120AB9">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r w:rsidR="008F0296" w:rsidRPr="00A61E58">
        <w:rPr>
          <w:rFonts w:ascii="Times New Roman" w:eastAsia="KaiTi" w:hAnsi="Times New Roman" w:cs="Times New Roman"/>
          <w:color w:val="auto"/>
          <w:sz w:val="24"/>
          <w:szCs w:val="24"/>
        </w:rPr>
        <w:t xml:space="preserve">APOBEC3 </w:t>
      </w:r>
      <w:r w:rsidR="008F0296" w:rsidRPr="00A61E58">
        <w:rPr>
          <w:rFonts w:ascii="Times New Roman" w:eastAsia="KaiTi" w:hAnsi="Times New Roman" w:cs="Times New Roman"/>
          <w:color w:val="auto"/>
          <w:sz w:val="24"/>
          <w:szCs w:val="24"/>
        </w:rPr>
        <w:t>对病毒基因组的编辑作用已在多种</w:t>
      </w:r>
      <w:r w:rsidR="008F0296" w:rsidRPr="00A61E58">
        <w:rPr>
          <w:rFonts w:ascii="Times New Roman" w:eastAsia="KaiTi" w:hAnsi="Times New Roman" w:cs="Times New Roman"/>
          <w:color w:val="auto"/>
          <w:sz w:val="24"/>
          <w:szCs w:val="24"/>
        </w:rPr>
        <w:t xml:space="preserve"> RNA </w:t>
      </w:r>
      <w:r w:rsidR="008F0296" w:rsidRPr="00A61E58">
        <w:rPr>
          <w:rFonts w:ascii="Times New Roman" w:eastAsia="KaiTi" w:hAnsi="Times New Roman" w:cs="Times New Roman"/>
          <w:color w:val="auto"/>
          <w:sz w:val="24"/>
          <w:szCs w:val="24"/>
        </w:rPr>
        <w:t>病毒（如</w:t>
      </w:r>
      <w:r w:rsidR="008F0296" w:rsidRPr="00A61E58">
        <w:rPr>
          <w:rFonts w:ascii="Times New Roman" w:eastAsia="KaiTi" w:hAnsi="Times New Roman" w:cs="Times New Roman"/>
          <w:color w:val="auto"/>
          <w:sz w:val="24"/>
          <w:szCs w:val="24"/>
        </w:rPr>
        <w:t xml:space="preserve"> HIV</w:t>
      </w:r>
      <w:r w:rsidR="008F0296" w:rsidRPr="00A61E58">
        <w:rPr>
          <w:rFonts w:ascii="Times New Roman" w:eastAsia="KaiTi" w:hAnsi="Times New Roman" w:cs="Times New Roman"/>
          <w:color w:val="auto"/>
          <w:sz w:val="24"/>
          <w:szCs w:val="24"/>
        </w:rPr>
        <w:t>）和</w:t>
      </w:r>
      <w:r w:rsidR="008F0296" w:rsidRPr="00A61E58">
        <w:rPr>
          <w:rFonts w:ascii="Times New Roman" w:eastAsia="KaiTi" w:hAnsi="Times New Roman" w:cs="Times New Roman"/>
          <w:color w:val="auto"/>
          <w:sz w:val="24"/>
          <w:szCs w:val="24"/>
        </w:rPr>
        <w:t xml:space="preserve"> DNA </w:t>
      </w:r>
      <w:r w:rsidR="008F0296" w:rsidRPr="00A61E58">
        <w:rPr>
          <w:rFonts w:ascii="Times New Roman" w:eastAsia="KaiTi" w:hAnsi="Times New Roman" w:cs="Times New Roman"/>
          <w:color w:val="auto"/>
          <w:sz w:val="24"/>
          <w:szCs w:val="24"/>
        </w:rPr>
        <w:t>病毒（如</w:t>
      </w:r>
      <w:r w:rsidR="008F0296" w:rsidRPr="00A61E58">
        <w:rPr>
          <w:rFonts w:ascii="Times New Roman" w:eastAsia="KaiTi" w:hAnsi="Times New Roman" w:cs="Times New Roman"/>
          <w:color w:val="auto"/>
          <w:sz w:val="24"/>
          <w:szCs w:val="24"/>
        </w:rPr>
        <w:t xml:space="preserve"> HBV</w:t>
      </w:r>
      <w:r w:rsidR="008F0296" w:rsidRPr="00A61E58">
        <w:rPr>
          <w:rFonts w:ascii="Times New Roman" w:eastAsia="KaiTi" w:hAnsi="Times New Roman" w:cs="Times New Roman"/>
          <w:color w:val="auto"/>
          <w:sz w:val="24"/>
          <w:szCs w:val="24"/>
        </w:rPr>
        <w:t>、</w:t>
      </w:r>
      <w:r w:rsidR="008F0296" w:rsidRPr="00A61E58">
        <w:rPr>
          <w:rFonts w:ascii="Times New Roman" w:eastAsia="KaiTi" w:hAnsi="Times New Roman" w:cs="Times New Roman"/>
          <w:color w:val="auto"/>
          <w:sz w:val="24"/>
          <w:szCs w:val="24"/>
        </w:rPr>
        <w:t>HSV</w:t>
      </w:r>
      <w:r w:rsidR="008F0296" w:rsidRPr="00A61E58">
        <w:rPr>
          <w:rFonts w:ascii="Times New Roman" w:eastAsia="KaiTi" w:hAnsi="Times New Roman" w:cs="Times New Roman"/>
          <w:color w:val="auto"/>
          <w:sz w:val="24"/>
          <w:szCs w:val="24"/>
        </w:rPr>
        <w:t>）中得到广泛证实</w:t>
      </w:r>
      <w:r w:rsidR="00B4403B">
        <w:rPr>
          <w:rFonts w:ascii="Times New Roman" w:eastAsia="KaiTi" w:hAnsi="Times New Roman" w:cs="Times New Roman"/>
          <w:color w:val="auto"/>
          <w:sz w:val="24"/>
          <w:szCs w:val="24"/>
        </w:rPr>
        <w:fldChar w:fldCharType="begin">
          <w:fldData xml:space="preserve">PEVuZE5vdGU+PENpdGU+PEF1dGhvcj5LaW08L0F1dGhvcj48WWVhcj4yMDE0PC9ZZWFyPjxSZWNO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=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PEVuZE5vdGU+PENpdGU+PEF1dGhvcj5LaW08L0F1dGhvcj48WWVhcj4yMDE0PC9ZZWFyPjxSZWNO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=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B4403B">
        <w:rPr>
          <w:rFonts w:ascii="Times New Roman" w:eastAsia="KaiTi" w:hAnsi="Times New Roman" w:cs="Times New Roman"/>
          <w:color w:val="auto"/>
          <w:sz w:val="24"/>
          <w:szCs w:val="24"/>
        </w:rPr>
      </w:r>
      <w:r w:rsidR="00B4403B">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[30-32]</w:t>
      </w:r>
      <w:r w:rsidR="00B4403B">
        <w:rPr>
          <w:rFonts w:ascii="Times New Roman" w:eastAsia="KaiTi" w:hAnsi="Times New Roman" w:cs="Times New Roman"/>
          <w:color w:val="auto"/>
          <w:sz w:val="24"/>
          <w:szCs w:val="24"/>
        </w:rPr>
        <w:fldChar w:fldCharType="end"/>
      </w:r>
      <w:r w:rsidR="008F0296" w:rsidRPr="00A61E58">
        <w:rPr>
          <w:rFonts w:ascii="Times New Roman" w:eastAsia="KaiTi" w:hAnsi="Times New Roman" w:cs="Times New Roman"/>
          <w:color w:val="auto"/>
          <w:sz w:val="24"/>
          <w:szCs w:val="24"/>
        </w:rPr>
        <w:t>。</w:t>
      </w:r>
      <w:r w:rsidR="00BB0C29" w:rsidRPr="000E3551">
        <w:rPr>
          <w:rFonts w:ascii="Times New Roman" w:eastAsia="KaiTi" w:hAnsi="Times New Roman" w:cs="Times New Roman"/>
          <w:b/>
          <w:bCs/>
          <w:color w:val="auto"/>
          <w:sz w:val="24"/>
          <w:szCs w:val="24"/>
        </w:rPr>
        <w:t>针对</w:t>
      </w:r>
      <w:r w:rsidR="00BB0C29" w:rsidRPr="000E3551">
        <w:rPr>
          <w:rFonts w:ascii="Times New Roman" w:eastAsia="KaiTi" w:hAnsi="Times New Roman" w:cs="Times New Roman"/>
          <w:b/>
          <w:bCs/>
          <w:color w:val="auto"/>
          <w:sz w:val="24"/>
          <w:szCs w:val="24"/>
        </w:rPr>
        <w:t xml:space="preserve"> HPV</w:t>
      </w:r>
      <w:r w:rsidR="00BB0C29" w:rsidRPr="000E3551">
        <w:rPr>
          <w:rFonts w:ascii="Times New Roman" w:eastAsia="KaiTi" w:hAnsi="Times New Roman" w:cs="Times New Roman"/>
          <w:b/>
          <w:bCs/>
          <w:color w:val="auto"/>
          <w:sz w:val="24"/>
          <w:szCs w:val="24"/>
        </w:rPr>
        <w:t>，其基因组能够被</w:t>
      </w:r>
      <w:r w:rsidR="00BB0C29" w:rsidRPr="000E3551">
        <w:rPr>
          <w:rFonts w:ascii="Times New Roman" w:eastAsia="KaiTi" w:hAnsi="Times New Roman" w:cs="Times New Roman"/>
          <w:b/>
          <w:bCs/>
          <w:color w:val="auto"/>
          <w:sz w:val="24"/>
          <w:szCs w:val="24"/>
        </w:rPr>
        <w:t xml:space="preserve"> APOBEC3 </w:t>
      </w:r>
      <w:r w:rsidR="00BB0C29" w:rsidRPr="000E3551">
        <w:rPr>
          <w:rFonts w:ascii="Times New Roman" w:eastAsia="KaiTi" w:hAnsi="Times New Roman" w:cs="Times New Roman"/>
          <w:b/>
          <w:bCs/>
          <w:color w:val="auto"/>
          <w:sz w:val="24"/>
          <w:szCs w:val="24"/>
        </w:rPr>
        <w:t>编辑的直接证据也于</w:t>
      </w:r>
      <w:r w:rsidR="00BB0C29" w:rsidRPr="000E3551">
        <w:rPr>
          <w:rFonts w:ascii="Times New Roman" w:eastAsia="KaiTi" w:hAnsi="Times New Roman" w:cs="Times New Roman"/>
          <w:b/>
          <w:bCs/>
          <w:color w:val="auto"/>
          <w:sz w:val="24"/>
          <w:szCs w:val="24"/>
        </w:rPr>
        <w:t xml:space="preserve"> 2008 </w:t>
      </w:r>
      <w:r w:rsidR="00BB0C29" w:rsidRPr="000E3551">
        <w:rPr>
          <w:rFonts w:ascii="Times New Roman" w:eastAsia="KaiTi" w:hAnsi="Times New Roman" w:cs="Times New Roman"/>
          <w:b/>
          <w:bCs/>
          <w:color w:val="auto"/>
          <w:sz w:val="24"/>
          <w:szCs w:val="24"/>
        </w:rPr>
        <w:t>年被首次报道</w:t>
      </w:r>
      <w:r w:rsidR="00915529">
        <w:rPr>
          <w:rFonts w:ascii="Times New Roman" w:eastAsia="KaiTi" w:hAnsi="Times New Roman" w:cs="Times New Roman"/>
          <w:color w:val="auto"/>
          <w:sz w:val="24"/>
          <w:szCs w:val="24"/>
        </w:rPr>
        <w:fldChar w:fldCharType="begin">
          <w:fldData xml:space="preserve">PEVuZE5vdGU+PENpdGU+PEF1dGhvcj5WYXJ0YW5pYW48L0F1dGhvcj48WWVhcj4yMDA4PC9ZZWFy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==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PEVuZE5vdGU+PENpdGU+PEF1dGhvcj5WYXJ0YW5pYW48L0F1dGhvcj48WWVhcj4yMDA4PC9ZZWFy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==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915529">
        <w:rPr>
          <w:rFonts w:ascii="Times New Roman" w:eastAsia="KaiTi" w:hAnsi="Times New Roman" w:cs="Times New Roman"/>
          <w:color w:val="auto"/>
          <w:sz w:val="24"/>
          <w:szCs w:val="24"/>
        </w:rPr>
      </w:r>
      <w:r w:rsidR="00915529">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[33]</w:t>
      </w:r>
      <w:r w:rsidR="00915529">
        <w:rPr>
          <w:rFonts w:ascii="Times New Roman" w:eastAsia="KaiTi" w:hAnsi="Times New Roman" w:cs="Times New Roman"/>
          <w:color w:val="auto"/>
          <w:sz w:val="24"/>
          <w:szCs w:val="24"/>
        </w:rPr>
        <w:fldChar w:fldCharType="end"/>
      </w:r>
      <w:r w:rsidR="00BB0C29" w:rsidRPr="00A61E58">
        <w:rPr>
          <w:rFonts w:ascii="Times New Roman" w:eastAsia="KaiTi" w:hAnsi="Times New Roman" w:cs="Times New Roman"/>
          <w:color w:val="auto"/>
          <w:sz w:val="24"/>
          <w:szCs w:val="24"/>
        </w:rPr>
        <w:t>。此发现证实，</w:t>
      </w:r>
      <w:r w:rsidRPr="00A61E58">
        <w:rPr>
          <w:rFonts w:ascii="Times New Roman" w:eastAsia="KaiTi" w:hAnsi="Times New Roman" w:cs="Times New Roman"/>
          <w:color w:val="auto"/>
          <w:sz w:val="24"/>
          <w:szCs w:val="24"/>
        </w:rPr>
        <w:t>由宿主</w:t>
      </w:r>
      <w:r w:rsidR="009F05C1" w:rsidRPr="00A61E58">
        <w:rPr>
          <w:rFonts w:ascii="Times New Roman" w:eastAsia="KaiTi" w:hAnsi="Times New Roman" w:cs="Times New Roman"/>
          <w:color w:val="auto"/>
          <w:sz w:val="24"/>
          <w:szCs w:val="24"/>
        </w:rPr>
        <w:t>先天免疫</w:t>
      </w:r>
      <w:r w:rsidRPr="00A61E58">
        <w:rPr>
          <w:rFonts w:ascii="Times New Roman" w:eastAsia="KaiTi" w:hAnsi="Times New Roman" w:cs="Times New Roman"/>
          <w:color w:val="auto"/>
          <w:sz w:val="24"/>
          <w:szCs w:val="24"/>
        </w:rPr>
        <w:t>机制介导的持续性诱变，是塑造</w:t>
      </w:r>
      <w:r w:rsidR="00795274" w:rsidRPr="00A61E58">
        <w:rPr>
          <w:rFonts w:ascii="Times New Roman" w:eastAsia="KaiTi" w:hAnsi="Times New Roman" w:cs="Times New Roman"/>
          <w:color w:val="auto"/>
          <w:sz w:val="24"/>
          <w:szCs w:val="24"/>
        </w:rPr>
        <w:t>宿主内</w:t>
      </w:r>
      <w:r w:rsidR="00795274"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HPV</w:t>
      </w:r>
      <w:r w:rsidR="00795274" w:rsidRPr="00A61E58">
        <w:rPr>
          <w:rFonts w:ascii="Times New Roman" w:eastAsia="KaiTi" w:hAnsi="Times New Roman" w:cs="Times New Roman"/>
          <w:color w:val="auto"/>
          <w:sz w:val="24"/>
          <w:szCs w:val="24"/>
        </w:rPr>
        <w:t xml:space="preserve"> </w:t>
      </w:r>
      <w:r w:rsidRPr="00A61E58">
        <w:rPr>
          <w:rFonts w:ascii="Times New Roman" w:eastAsia="KaiTi" w:hAnsi="Times New Roman" w:cs="Times New Roman"/>
          <w:color w:val="auto"/>
          <w:sz w:val="24"/>
          <w:szCs w:val="24"/>
        </w:rPr>
        <w:t>基因组多样性与进化的重要选择压力</w:t>
      </w:r>
      <w:r w:rsidR="005D09B5">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&lt;EndNote&gt;&lt;Cite&gt;&lt;Author&gt;Warren&lt;/Author&gt;&lt;Year&gt;2017&lt;/Year&gt;&lt;RecNum&gt;126&lt;/RecNum&gt;&lt;DisplayText&gt;&lt;style face="superscript"&gt;[34, 35]&lt;/style&gt;&lt;/DisplayText&gt;&lt;record&gt;&lt;rec-number&gt;126&lt;/rec-number&gt;&lt;foreign-keys&gt;&lt;key app="EN" db-id="0wvdsrxzkvxtwhe2ed7v2zdztwfx02sxr5zp" timestamp="1755534577"&gt;126&lt;/key&gt;&lt;/foreign-keys&gt;&lt;ref-type name="Journal Article"&gt;17&lt;/ref-type&gt;&lt;contributors&gt;&lt;authors&gt;&lt;author&gt;Warren, Cody J&lt;/author&gt;&lt;author&gt;Westrich, Joseph A&lt;/author&gt;&lt;author&gt;Doorslaer, Koenraad Van&lt;/author&gt;&lt;author&gt;Pyeon, Dohun&lt;/author&gt;&lt;/authors&gt;&lt;/contributors&gt;&lt;titles&gt;&lt;title&gt;Roles of APOBEC3A and APOBEC3B in human papillomavirus infection and disease progression&lt;/title&gt;&lt;secondary-title&gt;Viruses&lt;/secondary-title&gt;&lt;/titles&gt;&lt;periodical&gt;&lt;full-title&gt;Viruses&lt;/full-title&gt;&lt;/periodical&gt;&lt;pages&gt;233&lt;/pages&gt;&lt;volume&gt;9&lt;/volume&gt;&lt;number&gt;8&lt;/number&gt;&lt;dates&gt;&lt;year&gt;2017&lt;/year&gt;&lt;/dates&gt;&lt;isbn&gt;1999-4915&lt;/isbn&gt;&lt;urls&gt;&lt;/urls&gt;&lt;/record&gt;&lt;/Cite&gt;&lt;Cite&gt;&lt;Author&gt;Warren&lt;/Author&gt;&lt;Year&gt;2015&lt;/Year&gt;&lt;RecNum&gt;127&lt;/RecNum&gt;&lt;record&gt;&lt;rec-number&gt;127&lt;/rec-number&gt;&lt;foreign-keys&gt;&lt;key app="EN" db-id="0wvdsrxzkvxtwhe2ed7v2zdztwfx02sxr5zp" timestamp="1755534679"&gt;127&lt;/key&gt;&lt;/foreign-keys&gt;&lt;ref-type name="Journal Article"&gt;17&lt;/ref-type&gt;&lt;contributors&gt;&lt;authors&gt;&lt;author&gt;Warren, Cody J&lt;/author&gt;&lt;author&gt;Xu, Tao&lt;/author&gt;&lt;author&gt;Guo, Kejun&lt;/author&gt;&lt;author&gt;Griffin, Laura M&lt;/author&gt;&lt;author&gt;Westrich, Joseph A&lt;/author&gt;&lt;author&gt;Lee, Denis&lt;/author&gt;&lt;author&gt;Lambert, Paul F&lt;/author&gt;&lt;author&gt;Santiago, Mario L&lt;/author&gt;&lt;author&gt;Pyeon, Dohun&lt;/author&gt;&lt;/authors&gt;&lt;/contributors&gt;&lt;titles&gt;&lt;title&gt;APOBEC3A functions as a restriction factor of human papillomavirus&lt;/title&gt;&lt;secondary-title&gt;Journal of virology&lt;/secondary-title&gt;&lt;/titles&gt;&lt;periodical&gt;&lt;full-title&gt;Journal of virology&lt;/full-title&gt;&lt;/periodical&gt;&lt;pages&gt;688-702&lt;/pages&gt;&lt;volume&gt;89&lt;/volume&gt;&lt;number&gt;1&lt;/number&gt;&lt;dates&gt;&lt;year&gt;2015&lt;/year&gt;&lt;/dates&gt;&lt;isbn&gt;0022-538X&lt;/isbn&gt;&lt;urls&gt;&lt;/urls&gt;&lt;/record&gt;&lt;/Cite&gt;&lt;/EndNote&gt;</w:instrText>
      </w:r>
      <w:r w:rsidR="005D09B5">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[34, 35]</w:t>
      </w:r>
      <w:r w:rsidR="005D09B5">
        <w:rPr>
          <w:rFonts w:ascii="Times New Roman" w:eastAsia="KaiTi" w:hAnsi="Times New Roman" w:cs="Times New Roman"/>
          <w:color w:val="auto"/>
          <w:sz w:val="24"/>
          <w:szCs w:val="24"/>
        </w:rPr>
        <w:fldChar w:fldCharType="end"/>
      </w:r>
      <w:r w:rsidRPr="00A61E58">
        <w:rPr>
          <w:rFonts w:ascii="Times New Roman" w:eastAsia="KaiTi" w:hAnsi="Times New Roman" w:cs="Times New Roman"/>
          <w:color w:val="auto"/>
          <w:sz w:val="24"/>
          <w:szCs w:val="24"/>
        </w:rPr>
        <w:t>。</w:t>
      </w:r>
    </w:p>
    <w:p w14:paraId="0EE94477" w14:textId="3DC81201" w:rsidR="006178C6" w:rsidRPr="00A61E58" w:rsidRDefault="006178C6" w:rsidP="006178C6">
      <w:pPr>
        <w:spacing w:line="440" w:lineRule="exact"/>
        <w:ind w:firstLine="480"/>
        <w:rPr>
          <w:rFonts w:ascii="Times New Roman" w:eastAsia="KaiTi" w:hAnsi="Times New Roman" w:cs="Times New Roman"/>
          <w:color w:val="auto"/>
          <w:sz w:val="24"/>
          <w:szCs w:val="24"/>
          <w:u w:val="single"/>
        </w:rPr>
      </w:pPr>
      <w:r w:rsidRPr="00A61E58">
        <w:rPr>
          <w:rFonts w:ascii="Times New Roman" w:eastAsia="KaiTi" w:hAnsi="Times New Roman" w:cs="Times New Roman"/>
          <w:color w:val="auto"/>
          <w:sz w:val="24"/>
          <w:szCs w:val="24"/>
          <w:u w:val="single"/>
        </w:rPr>
        <w:lastRenderedPageBreak/>
        <w:t>综上，</w:t>
      </w:r>
      <w:r w:rsidRPr="00A57DC6">
        <w:rPr>
          <w:rFonts w:ascii="Times New Roman" w:eastAsia="KaiTi" w:hAnsi="Times New Roman" w:cs="Times New Roman"/>
          <w:b/>
          <w:bCs/>
          <w:color w:val="auto"/>
          <w:sz w:val="24"/>
          <w:szCs w:val="24"/>
          <w:u w:val="single"/>
        </w:rPr>
        <w:t xml:space="preserve">DOCK8 </w:t>
      </w:r>
      <w:r w:rsidRPr="00A57DC6">
        <w:rPr>
          <w:rFonts w:ascii="Times New Roman" w:eastAsia="KaiTi" w:hAnsi="Times New Roman" w:cs="Times New Roman"/>
          <w:b/>
          <w:bCs/>
          <w:color w:val="auto"/>
          <w:sz w:val="24"/>
          <w:szCs w:val="24"/>
          <w:u w:val="single"/>
        </w:rPr>
        <w:t>缺陷症构建了一个独特的天然疾病模型</w:t>
      </w:r>
      <w:r w:rsidRPr="00A61E58">
        <w:rPr>
          <w:rFonts w:ascii="Times New Roman" w:eastAsia="KaiTi" w:hAnsi="Times New Roman" w:cs="Times New Roman"/>
          <w:color w:val="auto"/>
          <w:sz w:val="24"/>
          <w:szCs w:val="24"/>
          <w:u w:val="single"/>
        </w:rPr>
        <w:t>。在该模型中，皮肤适应性免疫的关键环节失效，使得</w:t>
      </w:r>
      <w:r w:rsidRPr="00A61E58">
        <w:rPr>
          <w:rFonts w:ascii="Times New Roman" w:eastAsia="KaiTi" w:hAnsi="Times New Roman" w:cs="Times New Roman"/>
          <w:color w:val="auto"/>
          <w:sz w:val="24"/>
          <w:szCs w:val="24"/>
          <w:u w:val="single"/>
        </w:rPr>
        <w:t xml:space="preserve"> </w:t>
      </w:r>
      <w:r w:rsidRPr="00870F0C">
        <w:rPr>
          <w:rFonts w:ascii="Times New Roman" w:eastAsia="KaiTi" w:hAnsi="Times New Roman" w:cs="Times New Roman"/>
          <w:b/>
          <w:bCs/>
          <w:color w:val="auto"/>
          <w:sz w:val="24"/>
          <w:szCs w:val="24"/>
          <w:u w:val="single"/>
        </w:rPr>
        <w:t xml:space="preserve">HPV </w:t>
      </w:r>
      <w:r w:rsidRPr="00870F0C">
        <w:rPr>
          <w:rFonts w:ascii="Times New Roman" w:eastAsia="KaiTi" w:hAnsi="Times New Roman" w:cs="Times New Roman"/>
          <w:b/>
          <w:bCs/>
          <w:color w:val="auto"/>
          <w:sz w:val="24"/>
          <w:szCs w:val="24"/>
          <w:u w:val="single"/>
        </w:rPr>
        <w:t>与宿主先天免疫（以</w:t>
      </w:r>
      <w:r w:rsidR="00341279" w:rsidRPr="00870F0C">
        <w:rPr>
          <w:rFonts w:ascii="Times New Roman" w:eastAsia="KaiTi" w:hAnsi="Times New Roman" w:cs="Times New Roman"/>
          <w:b/>
          <w:bCs/>
          <w:color w:val="auto"/>
          <w:sz w:val="24"/>
          <w:szCs w:val="24"/>
          <w:u w:val="single"/>
        </w:rPr>
        <w:t xml:space="preserve"> </w:t>
      </w:r>
      <w:r w:rsidRPr="00870F0C">
        <w:rPr>
          <w:rFonts w:ascii="Times New Roman" w:eastAsia="KaiTi" w:hAnsi="Times New Roman" w:cs="Times New Roman"/>
          <w:b/>
          <w:bCs/>
          <w:color w:val="auto"/>
          <w:sz w:val="24"/>
          <w:szCs w:val="24"/>
          <w:u w:val="single"/>
        </w:rPr>
        <w:t>APOBEC3</w:t>
      </w:r>
      <w:r w:rsidR="00341279" w:rsidRPr="00870F0C">
        <w:rPr>
          <w:rFonts w:ascii="Times New Roman" w:eastAsia="KaiTi" w:hAnsi="Times New Roman" w:cs="Times New Roman"/>
          <w:b/>
          <w:bCs/>
          <w:color w:val="auto"/>
          <w:sz w:val="24"/>
          <w:szCs w:val="24"/>
          <w:u w:val="single"/>
        </w:rPr>
        <w:t xml:space="preserve"> </w:t>
      </w:r>
      <w:r w:rsidRPr="00870F0C">
        <w:rPr>
          <w:rFonts w:ascii="Times New Roman" w:eastAsia="KaiTi" w:hAnsi="Times New Roman" w:cs="Times New Roman"/>
          <w:b/>
          <w:bCs/>
          <w:color w:val="auto"/>
          <w:sz w:val="24"/>
          <w:szCs w:val="24"/>
          <w:u w:val="single"/>
        </w:rPr>
        <w:t>为代表）之间的相互作用被纯化且放大</w:t>
      </w:r>
      <w:r w:rsidRPr="00A61E58">
        <w:rPr>
          <w:rFonts w:ascii="Times New Roman" w:eastAsia="KaiTi" w:hAnsi="Times New Roman" w:cs="Times New Roman"/>
          <w:color w:val="auto"/>
          <w:sz w:val="24"/>
          <w:szCs w:val="24"/>
          <w:u w:val="single"/>
        </w:rPr>
        <w:t>。系统研究在这一特殊背景下</w:t>
      </w:r>
      <w:r w:rsidRPr="00A61E58">
        <w:rPr>
          <w:rFonts w:ascii="Times New Roman" w:eastAsia="KaiTi" w:hAnsi="Times New Roman" w:cs="Times New Roman"/>
          <w:color w:val="auto"/>
          <w:sz w:val="24"/>
          <w:szCs w:val="24"/>
          <w:u w:val="single"/>
        </w:rPr>
        <w:t xml:space="preserve"> HPV </w:t>
      </w:r>
      <w:r w:rsidRPr="00A61E58">
        <w:rPr>
          <w:rFonts w:ascii="Times New Roman" w:eastAsia="KaiTi" w:hAnsi="Times New Roman" w:cs="Times New Roman"/>
          <w:color w:val="auto"/>
          <w:sz w:val="24"/>
          <w:szCs w:val="24"/>
          <w:u w:val="single"/>
        </w:rPr>
        <w:t>的分子特征、种群动态</w:t>
      </w:r>
      <w:r w:rsidR="009A0E75" w:rsidRPr="00A61E58">
        <w:rPr>
          <w:rFonts w:ascii="Times New Roman" w:eastAsia="KaiTi" w:hAnsi="Times New Roman" w:cs="Times New Roman"/>
          <w:color w:val="auto"/>
          <w:sz w:val="24"/>
          <w:szCs w:val="24"/>
          <w:u w:val="single"/>
        </w:rPr>
        <w:t>、</w:t>
      </w:r>
      <w:r w:rsidR="001C3EE7" w:rsidRPr="00A61E58">
        <w:rPr>
          <w:rFonts w:ascii="Times New Roman" w:eastAsia="KaiTi" w:hAnsi="Times New Roman" w:cs="Times New Roman"/>
          <w:color w:val="auto"/>
          <w:sz w:val="24"/>
          <w:szCs w:val="24"/>
          <w:u w:val="single"/>
        </w:rPr>
        <w:t>潜在频繁重组</w:t>
      </w:r>
      <w:r w:rsidRPr="00A61E58">
        <w:rPr>
          <w:rFonts w:ascii="Times New Roman" w:eastAsia="KaiTi" w:hAnsi="Times New Roman" w:cs="Times New Roman"/>
          <w:color w:val="auto"/>
          <w:sz w:val="24"/>
          <w:szCs w:val="24"/>
          <w:u w:val="single"/>
        </w:rPr>
        <w:t>与遗传进化轨迹，将有助于理解先天免疫对病毒的选择压力，揭示宿主内病毒长期定植与进化的潜在驱动机制。本研究旨在为揭示病毒与宿主协同进化的基本规律提供关键证据，并为针对免疫缺陷人群的病毒感染防治策略提供</w:t>
      </w:r>
      <w:r w:rsidR="002D6820">
        <w:rPr>
          <w:rFonts w:ascii="Times New Roman" w:eastAsia="KaiTi" w:hAnsi="Times New Roman" w:cs="Times New Roman" w:hint="eastAsia"/>
          <w:color w:val="auto"/>
          <w:sz w:val="24"/>
          <w:szCs w:val="24"/>
          <w:u w:val="single"/>
        </w:rPr>
        <w:t>全</w:t>
      </w:r>
      <w:r w:rsidRPr="00A61E58">
        <w:rPr>
          <w:rFonts w:ascii="Times New Roman" w:eastAsia="KaiTi" w:hAnsi="Times New Roman" w:cs="Times New Roman"/>
          <w:color w:val="auto"/>
          <w:sz w:val="24"/>
          <w:szCs w:val="24"/>
          <w:u w:val="single"/>
        </w:rPr>
        <w:t>新的</w:t>
      </w:r>
      <w:r w:rsidR="00846B06" w:rsidRPr="00A61E58">
        <w:rPr>
          <w:rFonts w:ascii="Times New Roman" w:eastAsia="KaiTi" w:hAnsi="Times New Roman" w:cs="Times New Roman"/>
          <w:color w:val="auto"/>
          <w:sz w:val="24"/>
          <w:szCs w:val="24"/>
          <w:u w:val="single"/>
        </w:rPr>
        <w:t>、</w:t>
      </w:r>
      <w:r w:rsidR="00341279" w:rsidRPr="00A61E58">
        <w:rPr>
          <w:rFonts w:ascii="Times New Roman" w:eastAsia="KaiTi" w:hAnsi="Times New Roman" w:cs="Times New Roman"/>
          <w:color w:val="auto"/>
          <w:sz w:val="24"/>
          <w:szCs w:val="24"/>
          <w:u w:val="single"/>
        </w:rPr>
        <w:t>有力的</w:t>
      </w:r>
      <w:r w:rsidRPr="00A61E58">
        <w:rPr>
          <w:rFonts w:ascii="Times New Roman" w:eastAsia="KaiTi" w:hAnsi="Times New Roman" w:cs="Times New Roman"/>
          <w:color w:val="auto"/>
          <w:sz w:val="24"/>
          <w:szCs w:val="24"/>
          <w:u w:val="single"/>
        </w:rPr>
        <w:t>科学依据。</w:t>
      </w:r>
    </w:p>
    <w:p w14:paraId="1965D7E3" w14:textId="635C645A" w:rsidR="006178C6" w:rsidRPr="00A61E58" w:rsidRDefault="00DA686F" w:rsidP="006178C6">
      <w:pPr>
        <w:spacing w:line="440" w:lineRule="exact"/>
        <w:rPr>
          <w:rFonts w:ascii="Times New Roman" w:eastAsia="KaiTi" w:hAnsi="Times New Roman" w:cs="Times New Roman"/>
          <w:color w:val="auto"/>
          <w:sz w:val="24"/>
          <w:szCs w:val="24"/>
        </w:rPr>
      </w:pPr>
      <w:r w:rsidRPr="00A61E58">
        <w:rPr>
          <w:rFonts w:ascii="Times New Roman" w:eastAsia="KaiTi" w:hAnsi="Times New Roman" w:cs="Times New Roman"/>
          <w:color w:val="auto"/>
          <w:sz w:val="24"/>
          <w:szCs w:val="24"/>
        </w:rPr>
        <w:tab/>
      </w:r>
    </w:p>
    <w:p w14:paraId="33986723" w14:textId="6B2DD50A" w:rsidR="00DA686F" w:rsidRPr="00A61E58" w:rsidRDefault="00467A99" w:rsidP="00B27231">
      <w:pPr>
        <w:spacing w:after="120" w:line="440" w:lineRule="exact"/>
        <w:rPr>
          <w:rFonts w:ascii="Times New Roman" w:eastAsia="KaiTi" w:hAnsi="Times New Roman" w:cs="Times New Roman"/>
          <w:b/>
          <w:bCs/>
          <w:color w:val="auto"/>
          <w:sz w:val="28"/>
          <w:szCs w:val="28"/>
        </w:rPr>
      </w:pPr>
      <w:r w:rsidRPr="00A61E58">
        <w:rPr>
          <w:rFonts w:ascii="Times New Roman" w:eastAsia="KaiTi" w:hAnsi="Times New Roman" w:cs="Times New Roman"/>
          <w:b/>
          <w:bCs/>
          <w:color w:val="auto"/>
          <w:sz w:val="28"/>
          <w:szCs w:val="28"/>
        </w:rPr>
        <w:t xml:space="preserve">1.2 </w:t>
      </w:r>
      <w:r w:rsidRPr="00A61E58">
        <w:rPr>
          <w:rFonts w:ascii="Times New Roman" w:eastAsia="KaiTi" w:hAnsi="Times New Roman" w:cs="Times New Roman"/>
          <w:b/>
          <w:bCs/>
          <w:color w:val="auto"/>
          <w:sz w:val="28"/>
          <w:szCs w:val="28"/>
        </w:rPr>
        <w:t>国内外研究现状</w:t>
      </w:r>
      <w:r w:rsidR="007D7285">
        <w:rPr>
          <w:rFonts w:ascii="Times New Roman" w:eastAsia="KaiTi" w:hAnsi="Times New Roman" w:cs="Times New Roman" w:hint="eastAsia"/>
          <w:b/>
          <w:bCs/>
          <w:color w:val="auto"/>
          <w:sz w:val="28"/>
          <w:szCs w:val="28"/>
        </w:rPr>
        <w:t>与不足</w:t>
      </w:r>
    </w:p>
    <w:p w14:paraId="4D280526" w14:textId="09DBF019" w:rsidR="004B7B3F" w:rsidRPr="00B27231" w:rsidRDefault="004B7B3F" w:rsidP="004B7B3F">
      <w:pPr>
        <w:spacing w:line="440" w:lineRule="exact"/>
        <w:ind w:firstLine="420"/>
        <w:rPr>
          <w:rFonts w:ascii="Times New Roman" w:eastAsia="KaiTi" w:hAnsi="Times New Roman" w:cs="Times New Roman"/>
          <w:b/>
          <w:bCs/>
          <w:color w:val="auto"/>
          <w:sz w:val="24"/>
          <w:szCs w:val="24"/>
        </w:rPr>
      </w:pPr>
      <w:r w:rsidRPr="00B27231">
        <w:rPr>
          <w:rFonts w:ascii="Times New Roman" w:eastAsia="KaiTi" w:hAnsi="Times New Roman" w:cs="Times New Roman"/>
          <w:b/>
          <w:bCs/>
          <w:color w:val="auto"/>
          <w:sz w:val="24"/>
          <w:szCs w:val="24"/>
        </w:rPr>
        <w:t>1.2.1 HPV</w:t>
      </w:r>
      <w:r w:rsidR="00CF7817">
        <w:rPr>
          <w:rFonts w:ascii="Times New Roman" w:eastAsia="KaiTi" w:hAnsi="Times New Roman" w:cs="Times New Roman" w:hint="eastAsia"/>
          <w:b/>
          <w:bCs/>
          <w:color w:val="auto"/>
          <w:sz w:val="24"/>
          <w:szCs w:val="24"/>
        </w:rPr>
        <w:t xml:space="preserve"> </w:t>
      </w:r>
      <w:r w:rsidRPr="00B27231">
        <w:rPr>
          <w:rFonts w:ascii="Times New Roman" w:eastAsia="KaiTi" w:hAnsi="Times New Roman" w:cs="Times New Roman" w:hint="eastAsia"/>
          <w:b/>
          <w:bCs/>
          <w:color w:val="auto"/>
          <w:sz w:val="24"/>
          <w:szCs w:val="24"/>
        </w:rPr>
        <w:t>的宿主内进化研究因其缓慢的突变速率遭遇瓶颈</w:t>
      </w:r>
    </w:p>
    <w:p w14:paraId="0CE034C6" w14:textId="2D2C7658" w:rsidR="004B7B3F" w:rsidRPr="004B7B3F" w:rsidRDefault="004B7B3F" w:rsidP="00B74300">
      <w:pPr>
        <w:spacing w:after="120" w:line="440" w:lineRule="exact"/>
        <w:ind w:firstLine="420"/>
        <w:rPr>
          <w:rFonts w:ascii="Times New Roman" w:eastAsia="KaiTi" w:hAnsi="Times New Roman" w:cs="Times New Roman"/>
          <w:color w:val="auto"/>
          <w:sz w:val="24"/>
          <w:szCs w:val="24"/>
        </w:rPr>
      </w:pPr>
      <w:r w:rsidRPr="004B7B3F">
        <w:rPr>
          <w:rFonts w:ascii="Times New Roman" w:eastAsia="KaiTi" w:hAnsi="Times New Roman" w:cs="Times New Roman" w:hint="eastAsia"/>
          <w:color w:val="auto"/>
          <w:sz w:val="24"/>
          <w:szCs w:val="24"/>
        </w:rPr>
        <w:t>与高突变率的</w:t>
      </w:r>
      <w:r w:rsidRPr="004B7B3F">
        <w:rPr>
          <w:rFonts w:ascii="Times New Roman" w:eastAsia="KaiTi" w:hAnsi="Times New Roman" w:cs="Times New Roman"/>
          <w:color w:val="auto"/>
          <w:sz w:val="24"/>
          <w:szCs w:val="24"/>
        </w:rPr>
        <w:t>RNA</w:t>
      </w:r>
      <w:r w:rsidRPr="004B7B3F">
        <w:rPr>
          <w:rFonts w:ascii="Times New Roman" w:eastAsia="KaiTi" w:hAnsi="Times New Roman" w:cs="Times New Roman" w:hint="eastAsia"/>
          <w:color w:val="auto"/>
          <w:sz w:val="24"/>
          <w:szCs w:val="24"/>
        </w:rPr>
        <w:t>病毒不同，</w:t>
      </w:r>
      <w:r w:rsidRPr="004B7B3F">
        <w:rPr>
          <w:rFonts w:ascii="Times New Roman" w:eastAsia="KaiTi" w:hAnsi="Times New Roman" w:cs="Times New Roman"/>
          <w:color w:val="auto"/>
          <w:sz w:val="24"/>
          <w:szCs w:val="24"/>
        </w:rPr>
        <w:t xml:space="preserve">HPV </w:t>
      </w:r>
      <w:r w:rsidRPr="004B7B3F">
        <w:rPr>
          <w:rFonts w:ascii="Times New Roman" w:eastAsia="KaiTi" w:hAnsi="Times New Roman" w:cs="Times New Roman" w:hint="eastAsia"/>
          <w:color w:val="auto"/>
          <w:sz w:val="24"/>
          <w:szCs w:val="24"/>
        </w:rPr>
        <w:t>作为一种</w:t>
      </w:r>
      <w:r w:rsidRPr="004B7B3F">
        <w:rPr>
          <w:rFonts w:ascii="Times New Roman" w:eastAsia="KaiTi" w:hAnsi="Times New Roman" w:cs="Times New Roman"/>
          <w:color w:val="auto"/>
          <w:sz w:val="24"/>
          <w:szCs w:val="24"/>
        </w:rPr>
        <w:t>DNA</w:t>
      </w:r>
      <w:r w:rsidRPr="004B7B3F">
        <w:rPr>
          <w:rFonts w:ascii="Times New Roman" w:eastAsia="KaiTi" w:hAnsi="Times New Roman" w:cs="Times New Roman" w:hint="eastAsia"/>
          <w:color w:val="auto"/>
          <w:sz w:val="24"/>
          <w:szCs w:val="24"/>
        </w:rPr>
        <w:t>病毒，其基因组由宿主细胞的高保真</w:t>
      </w:r>
      <w:r w:rsidRPr="004B7B3F">
        <w:rPr>
          <w:rFonts w:ascii="Times New Roman" w:eastAsia="KaiTi" w:hAnsi="Times New Roman" w:cs="Times New Roman"/>
          <w:color w:val="auto"/>
          <w:sz w:val="24"/>
          <w:szCs w:val="24"/>
        </w:rPr>
        <w:t>DNA</w:t>
      </w:r>
      <w:r w:rsidRPr="004B7B3F">
        <w:rPr>
          <w:rFonts w:ascii="Times New Roman" w:eastAsia="KaiTi" w:hAnsi="Times New Roman" w:cs="Times New Roman" w:hint="eastAsia"/>
          <w:color w:val="auto"/>
          <w:sz w:val="24"/>
          <w:szCs w:val="24"/>
        </w:rPr>
        <w:t>聚合酶复制，自然突变速率相对缓慢</w:t>
      </w:r>
      <w:r w:rsidR="00B30835">
        <w:rPr>
          <w:rFonts w:ascii="Times New Roman" w:eastAsia="KaiTi" w:hAnsi="Times New Roman" w:cs="Times New Roman"/>
          <w:color w:val="auto"/>
          <w:sz w:val="24"/>
          <w:szCs w:val="24"/>
        </w:rPr>
        <w:fldChar w:fldCharType="begin">
          <w:fldData xml:space="preserve">PEVuZE5vdGU+PENpdGU+PEF1dGhvcj5TYW5qdWFuPC9BdXRob3I+PFllYXI+MjAxNjwvWWVhcj48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=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PEVuZE5vdGU+PENpdGU+PEF1dGhvcj5TYW5qdWFuPC9BdXRob3I+PFllYXI+MjAxNjwvWWVhcj48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=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B30835">
        <w:rPr>
          <w:rFonts w:ascii="Times New Roman" w:eastAsia="KaiTi" w:hAnsi="Times New Roman" w:cs="Times New Roman"/>
          <w:color w:val="auto"/>
          <w:sz w:val="24"/>
          <w:szCs w:val="24"/>
        </w:rPr>
      </w:r>
      <w:r w:rsidR="00B30835">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[27]</w:t>
      </w:r>
      <w:r w:rsidR="00B30835">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。系统发育分析表明，</w:t>
      </w:r>
      <w:r w:rsidRPr="006534BB">
        <w:rPr>
          <w:rFonts w:ascii="Times New Roman" w:eastAsia="KaiTi" w:hAnsi="Times New Roman" w:cs="Times New Roman"/>
          <w:b/>
          <w:bCs/>
          <w:color w:val="auto"/>
          <w:sz w:val="24"/>
          <w:szCs w:val="24"/>
        </w:rPr>
        <w:t>HPV</w:t>
      </w:r>
      <w:r w:rsidRPr="006534BB">
        <w:rPr>
          <w:rFonts w:ascii="Times New Roman" w:eastAsia="KaiTi" w:hAnsi="Times New Roman" w:cs="Times New Roman" w:hint="eastAsia"/>
          <w:b/>
          <w:bCs/>
          <w:color w:val="auto"/>
          <w:sz w:val="24"/>
          <w:szCs w:val="24"/>
        </w:rPr>
        <w:t>与宿主间存在着漫长的协同进化历史，形成了高度的宿主适应性</w:t>
      </w:r>
      <w:r w:rsidR="002B62A1">
        <w:rPr>
          <w:rFonts w:ascii="Times New Roman" w:eastAsia="KaiTi" w:hAnsi="Times New Roman" w:cs="Times New Roman"/>
          <w:color w:val="auto"/>
          <w:sz w:val="24"/>
          <w:szCs w:val="24"/>
        </w:rPr>
        <w:fldChar w:fldCharType="begin">
          <w:fldData xml:space="preserve">PEVuZE5vdGU+PENpdGU+PEF1dGhvcj5CZXJuYXJkPC9BdXRob3I+PFllYXI+MTk5NDwvWWVhcj48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PEVuZE5vdGU+PENpdGU+PEF1dGhvcj5CZXJuYXJkPC9BdXRob3I+PFllYXI+MTk5NDwvWWVhcj48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2B62A1">
        <w:rPr>
          <w:rFonts w:ascii="Times New Roman" w:eastAsia="KaiTi" w:hAnsi="Times New Roman" w:cs="Times New Roman"/>
          <w:color w:val="auto"/>
          <w:sz w:val="24"/>
          <w:szCs w:val="24"/>
        </w:rPr>
      </w:r>
      <w:r w:rsidR="002B62A1">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[36, 37]</w:t>
      </w:r>
      <w:r w:rsidR="002B62A1">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。这一特性导致了当前研究的核心瓶颈：</w:t>
      </w:r>
      <w:r w:rsidRPr="004B7B3F">
        <w:rPr>
          <w:rFonts w:ascii="Times New Roman" w:eastAsia="KaiTi" w:hAnsi="Times New Roman" w:cs="Times New Roman"/>
          <w:color w:val="auto"/>
          <w:sz w:val="24"/>
          <w:szCs w:val="24"/>
        </w:rPr>
        <w:t>HPV</w:t>
      </w:r>
      <w:r w:rsidRPr="004B7B3F">
        <w:rPr>
          <w:rFonts w:ascii="Times New Roman" w:eastAsia="KaiTi" w:hAnsi="Times New Roman" w:cs="Times New Roman" w:hint="eastAsia"/>
          <w:color w:val="auto"/>
          <w:sz w:val="24"/>
          <w:szCs w:val="24"/>
        </w:rPr>
        <w:t>的</w:t>
      </w:r>
      <w:r w:rsidRPr="00C832A2">
        <w:rPr>
          <w:rFonts w:ascii="Times New Roman" w:eastAsia="KaiTi" w:hAnsi="Times New Roman" w:cs="Times New Roman" w:hint="eastAsia"/>
          <w:b/>
          <w:bCs/>
          <w:color w:val="auto"/>
          <w:sz w:val="24"/>
          <w:szCs w:val="24"/>
        </w:rPr>
        <w:t>进化速率过慢</w:t>
      </w:r>
      <w:r w:rsidRPr="004B7B3F">
        <w:rPr>
          <w:rFonts w:ascii="Times New Roman" w:eastAsia="KaiTi" w:hAnsi="Times New Roman" w:cs="Times New Roman" w:hint="eastAsia"/>
          <w:color w:val="auto"/>
          <w:sz w:val="24"/>
          <w:szCs w:val="24"/>
        </w:rPr>
        <w:t>，以至于通过常规的连续采样或历史临床样本分析，</w:t>
      </w:r>
      <w:r w:rsidRPr="0077571F">
        <w:rPr>
          <w:rFonts w:ascii="Times New Roman" w:eastAsia="KaiTi" w:hAnsi="Times New Roman" w:cs="Times New Roman" w:hint="eastAsia"/>
          <w:b/>
          <w:bCs/>
          <w:color w:val="auto"/>
          <w:sz w:val="24"/>
          <w:szCs w:val="24"/>
        </w:rPr>
        <w:t>难以捕捉到足够的遗传变异信号</w:t>
      </w:r>
      <w:r w:rsidRPr="004B7B3F">
        <w:rPr>
          <w:rFonts w:ascii="Times New Roman" w:eastAsia="KaiTi" w:hAnsi="Times New Roman" w:cs="Times New Roman" w:hint="eastAsia"/>
          <w:color w:val="auto"/>
          <w:sz w:val="24"/>
          <w:szCs w:val="24"/>
        </w:rPr>
        <w:t>来精确推断其短时间尺度内的进化动态</w:t>
      </w:r>
      <w:r w:rsidR="001769D1">
        <w:rPr>
          <w:rFonts w:ascii="Times New Roman" w:eastAsia="KaiTi" w:hAnsi="Times New Roman" w:cs="Times New Roman"/>
          <w:color w:val="auto"/>
          <w:sz w:val="24"/>
          <w:szCs w:val="24"/>
        </w:rPr>
        <w:fldChar w:fldCharType="begin">
          <w:fldData xml:space="preserve">PEVuZE5vdGU+PENpdGU+PEF1dGhvcj5LdWtpbW90bzwvQXV0aG9yPjxZZWFyPjIwMTM8L1llYXI+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PEVuZE5vdGU+PENpdGU+PEF1dGhvcj5LdWtpbW90bzwvQXV0aG9yPjxZZWFyPjIwMTM8L1llYXI+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1769D1">
        <w:rPr>
          <w:rFonts w:ascii="Times New Roman" w:eastAsia="KaiTi" w:hAnsi="Times New Roman" w:cs="Times New Roman"/>
          <w:color w:val="auto"/>
          <w:sz w:val="24"/>
          <w:szCs w:val="24"/>
        </w:rPr>
      </w:r>
      <w:r w:rsidR="001769D1">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[29, 38]</w:t>
      </w:r>
      <w:r w:rsidR="001769D1">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。已有针对</w:t>
      </w:r>
      <w:r w:rsidRPr="004B7B3F">
        <w:rPr>
          <w:rFonts w:ascii="Times New Roman" w:eastAsia="KaiTi" w:hAnsi="Times New Roman" w:cs="Times New Roman"/>
          <w:color w:val="auto"/>
          <w:sz w:val="24"/>
          <w:szCs w:val="24"/>
        </w:rPr>
        <w:t xml:space="preserve"> HPV16 </w:t>
      </w:r>
      <w:r w:rsidRPr="004B7B3F">
        <w:rPr>
          <w:rFonts w:ascii="Times New Roman" w:eastAsia="KaiTi" w:hAnsi="Times New Roman" w:cs="Times New Roman" w:hint="eastAsia"/>
          <w:color w:val="auto"/>
          <w:sz w:val="24"/>
          <w:szCs w:val="24"/>
        </w:rPr>
        <w:t>基因组的分析证实，其序列数据中的信噪比不足以通过标准的从根到尖（</w:t>
      </w:r>
      <w:r w:rsidRPr="004B7B3F">
        <w:rPr>
          <w:rFonts w:ascii="Times New Roman" w:eastAsia="KaiTi" w:hAnsi="Times New Roman" w:cs="Times New Roman"/>
          <w:color w:val="auto"/>
          <w:sz w:val="24"/>
          <w:szCs w:val="24"/>
        </w:rPr>
        <w:t>root-to-tip</w:t>
      </w:r>
      <w:r w:rsidRPr="004B7B3F">
        <w:rPr>
          <w:rFonts w:ascii="Times New Roman" w:eastAsia="KaiTi" w:hAnsi="Times New Roman" w:cs="Times New Roman" w:hint="eastAsia"/>
          <w:color w:val="auto"/>
          <w:sz w:val="24"/>
          <w:szCs w:val="24"/>
        </w:rPr>
        <w:t>）系统发育回归方法来估算进化速率</w:t>
      </w:r>
      <w:r w:rsidR="001769D1">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&lt;EndNote&gt;&lt;Cite&gt;&lt;Author&gt;Firth&lt;/Author&gt;&lt;Year&gt;2010&lt;/Year&gt;&lt;RecNum&gt;118&lt;/RecNum&gt;&lt;DisplayText&gt;&lt;style face="superscript"&gt;[39]&lt;/style&gt;&lt;/DisplayText&gt;&lt;record&gt;&lt;rec-number&gt;118&lt;/rec-number&gt;&lt;foreign-keys&gt;&lt;key app="EN" db-id="0wvdsrxzkvxtwhe2ed7v2zdztwfx02sxr5zp" timestamp="1755533707"&gt;118&lt;/key&gt;&lt;/foreign-keys&gt;&lt;ref-type name="Journal Article"&gt;17&lt;/ref-type&gt;&lt;contributors&gt;&lt;authors&gt;&lt;author&gt;Firth, C.&lt;/author&gt;&lt;author&gt;Kitchen, A.&lt;/author&gt;&lt;author&gt;Shapiro, B.&lt;/author&gt;&lt;author&gt;Suchard, M. A.&lt;/author&gt;&lt;author&gt;Holmes, E. C.&lt;/author&gt;&lt;author&gt;Rambaut, A.&lt;/author&gt;&lt;/authors&gt;&lt;/contributors&gt;&lt;auth-address&gt;Department of Biology, The Pennsylvania State University, USA. cbf2118@columbia.edu&lt;/auth-address&gt;&lt;titles&gt;&lt;title&gt;Using time-structured data to estimate evolutionary rates of double-stranded DNA viruses&lt;/title&gt;&lt;secondary-title&gt;Mol Biol Evol&lt;/secondary-title&gt;&lt;/titles&gt;&lt;periodical&gt;&lt;full-title&gt;Molecular Biology and Evolution&lt;/full-title&gt;&lt;abbr-1&gt;Mol Biol Evol&lt;/abbr-1&gt;&lt;/periodical&gt;&lt;pages&gt;2038-51&lt;/pages&gt;&lt;volume&gt;27&lt;/volume&gt;&lt;number&gt;9&lt;/number&gt;&lt;edition&gt;20100402&lt;/edition&gt;&lt;keywords&gt;&lt;keyword&gt;DNA/*genetics&lt;/keyword&gt;&lt;keyword&gt;DNA Viruses/classification/*genetics&lt;/keyword&gt;&lt;keyword&gt;*Evolution, Molecular&lt;/keyword&gt;&lt;keyword&gt;Models, Theoretical&lt;/keyword&gt;&lt;keyword&gt;Phylogeny&lt;/keyword&gt;&lt;/keywords&gt;&lt;dates&gt;&lt;year&gt;2010&lt;/year&gt;&lt;pub-dates&gt;&lt;date&gt;Sep&lt;/date&gt;&lt;/pub-dates&gt;&lt;/dates&gt;&lt;isbn&gt;1537-1719 (Electronic)&amp;#xD;0737-4038 (Print)&amp;#xD;0737-4038 (Linking)&lt;/isbn&gt;&lt;accession-num&gt;20363828&lt;/accession-num&gt;&lt;urls&gt;&lt;related-urls&gt;&lt;url&gt;https://www.ncbi.nlm.nih.gov/pubmed/20363828&lt;/url&gt;&lt;/related-urls&gt;&lt;/urls&gt;&lt;custom2&gt;PMC3107591&lt;/custom2&gt;&lt;electronic-resource-num&gt;10.1093/molbev/msq088&lt;/electronic-resource-num&gt;&lt;remote-database-name&gt;Medline&lt;/remote-database-name&gt;&lt;remote-database-provider&gt;NLM&lt;/remote-database-provider&gt;&lt;/record&gt;&lt;/Cite&gt;&lt;/EndNote&gt;</w:instrText>
      </w:r>
      <w:r w:rsidR="001769D1">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[39]</w:t>
      </w:r>
      <w:r w:rsidR="001769D1">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。尤其是在免疫功能健全的宿主体内，大多数</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感染在数月至两年内被清除</w:t>
      </w:r>
      <w:r w:rsidR="00BB49AC">
        <w:rPr>
          <w:rFonts w:ascii="Times New Roman" w:eastAsia="KaiTi" w:hAnsi="Times New Roman" w:cs="Times New Roman"/>
          <w:color w:val="auto"/>
          <w:sz w:val="24"/>
          <w:szCs w:val="24"/>
        </w:rPr>
        <w:fldChar w:fldCharType="begin">
          <w:fldData xml:space="preserve">PEVuZE5vdGU+PENpdGU+PEF1dGhvcj5NaXJhYmVsbG88L0F1dGhvcj48WWVhcj4yMDE4PC9ZZWFy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==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PEVuZE5vdGU+PENpdGU+PEF1dGhvcj5NaXJhYmVsbG88L0F1dGhvcj48WWVhcj4yMDE4PC9ZZWFy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==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BB49AC">
        <w:rPr>
          <w:rFonts w:ascii="Times New Roman" w:eastAsia="KaiTi" w:hAnsi="Times New Roman" w:cs="Times New Roman"/>
          <w:color w:val="auto"/>
          <w:sz w:val="24"/>
          <w:szCs w:val="24"/>
        </w:rPr>
      </w:r>
      <w:r w:rsidR="00BB49AC">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[40]</w:t>
      </w:r>
      <w:r w:rsidR="00BB49AC">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，其短暂的感染周期与病毒自身的低突变率相结合，使得解析其宿主内的微观进化过程极具挑战。</w:t>
      </w:r>
    </w:p>
    <w:p w14:paraId="10553506" w14:textId="729CB8E4" w:rsidR="004B7B3F" w:rsidRPr="00B74300" w:rsidRDefault="004B7B3F" w:rsidP="004B7B3F">
      <w:pPr>
        <w:spacing w:line="440" w:lineRule="exact"/>
        <w:ind w:firstLine="480"/>
        <w:rPr>
          <w:rFonts w:ascii="Times New Roman" w:eastAsia="KaiTi" w:hAnsi="Times New Roman" w:cs="Times New Roman"/>
          <w:b/>
          <w:bCs/>
          <w:color w:val="auto"/>
          <w:sz w:val="24"/>
          <w:szCs w:val="24"/>
        </w:rPr>
      </w:pPr>
      <w:r w:rsidRPr="00B74300">
        <w:rPr>
          <w:rFonts w:ascii="Times New Roman" w:eastAsia="KaiTi" w:hAnsi="Times New Roman" w:cs="Times New Roman"/>
          <w:b/>
          <w:bCs/>
          <w:color w:val="auto"/>
          <w:sz w:val="24"/>
          <w:szCs w:val="24"/>
        </w:rPr>
        <w:t xml:space="preserve">1.2.2 </w:t>
      </w:r>
      <w:r w:rsidRPr="00B74300">
        <w:rPr>
          <w:rFonts w:ascii="Times New Roman" w:eastAsia="KaiTi" w:hAnsi="Times New Roman" w:cs="Times New Roman" w:hint="eastAsia"/>
          <w:b/>
          <w:bCs/>
          <w:color w:val="auto"/>
          <w:sz w:val="24"/>
          <w:szCs w:val="24"/>
        </w:rPr>
        <w:t>现有</w:t>
      </w:r>
      <w:r w:rsidRPr="00B74300">
        <w:rPr>
          <w:rFonts w:ascii="Times New Roman" w:eastAsia="KaiTi" w:hAnsi="Times New Roman" w:cs="Times New Roman"/>
          <w:b/>
          <w:bCs/>
          <w:color w:val="auto"/>
          <w:sz w:val="24"/>
          <w:szCs w:val="24"/>
        </w:rPr>
        <w:t xml:space="preserve"> HPV </w:t>
      </w:r>
      <w:r w:rsidRPr="00B74300">
        <w:rPr>
          <w:rFonts w:ascii="Times New Roman" w:eastAsia="KaiTi" w:hAnsi="Times New Roman" w:cs="Times New Roman" w:hint="eastAsia"/>
          <w:b/>
          <w:bCs/>
          <w:color w:val="auto"/>
          <w:sz w:val="24"/>
          <w:szCs w:val="24"/>
        </w:rPr>
        <w:t>基因组研究在解析微观进化与基因重组方面存在局限性</w:t>
      </w:r>
    </w:p>
    <w:p w14:paraId="3952D686" w14:textId="0A009B29" w:rsidR="004B7B3F" w:rsidRPr="004B7B3F" w:rsidRDefault="004B7B3F" w:rsidP="007D76BC">
      <w:pPr>
        <w:spacing w:after="120" w:line="440" w:lineRule="exact"/>
        <w:ind w:firstLine="482"/>
        <w:rPr>
          <w:rFonts w:ascii="Times New Roman" w:eastAsia="KaiTi" w:hAnsi="Times New Roman" w:cs="Times New Roman"/>
          <w:color w:val="auto"/>
          <w:sz w:val="24"/>
          <w:szCs w:val="24"/>
        </w:rPr>
      </w:pPr>
      <w:r w:rsidRPr="004B7B3F">
        <w:rPr>
          <w:rFonts w:ascii="Times New Roman" w:eastAsia="KaiTi" w:hAnsi="Times New Roman" w:cs="Times New Roman" w:hint="eastAsia"/>
          <w:color w:val="auto"/>
          <w:sz w:val="24"/>
          <w:szCs w:val="24"/>
        </w:rPr>
        <w:t>当前对</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多样性的研究在方法学上存在两大局限。首先，病毒基因型的划分标准（即</w:t>
      </w:r>
      <w:r w:rsidR="00B74300">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L1</w:t>
      </w:r>
      <w:r w:rsidR="00B74300">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hint="eastAsia"/>
          <w:color w:val="auto"/>
          <w:sz w:val="24"/>
          <w:szCs w:val="24"/>
        </w:rPr>
        <w:t>基因序列差异大于</w:t>
      </w:r>
      <w:r w:rsidR="008E14D7">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10%</w:t>
      </w:r>
      <w:r w:rsidRPr="004B7B3F">
        <w:rPr>
          <w:rFonts w:ascii="Times New Roman" w:eastAsia="KaiTi" w:hAnsi="Times New Roman" w:cs="Times New Roman" w:hint="eastAsia"/>
          <w:color w:val="auto"/>
          <w:sz w:val="24"/>
          <w:szCs w:val="24"/>
        </w:rPr>
        <w:t>）虽然在宏观分类上至关重要，但其</w:t>
      </w:r>
      <w:r w:rsidRPr="002E0F6C">
        <w:rPr>
          <w:rFonts w:ascii="Times New Roman" w:eastAsia="KaiTi" w:hAnsi="Times New Roman" w:cs="Times New Roman" w:hint="eastAsia"/>
          <w:b/>
          <w:bCs/>
          <w:color w:val="auto"/>
          <w:sz w:val="24"/>
          <w:szCs w:val="24"/>
        </w:rPr>
        <w:t>分辨率不足</w:t>
      </w:r>
      <w:r w:rsidRPr="004B7B3F">
        <w:rPr>
          <w:rFonts w:ascii="Times New Roman" w:eastAsia="KaiTi" w:hAnsi="Times New Roman" w:cs="Times New Roman" w:hint="eastAsia"/>
          <w:color w:val="auto"/>
          <w:sz w:val="24"/>
          <w:szCs w:val="24"/>
        </w:rPr>
        <w:t>以解析宿主内发生的微观进化事件</w:t>
      </w:r>
      <w:r w:rsidR="00A62396">
        <w:rPr>
          <w:rFonts w:ascii="Times New Roman" w:eastAsia="KaiTi" w:hAnsi="Times New Roman" w:cs="Times New Roman"/>
          <w:color w:val="auto"/>
          <w:sz w:val="24"/>
          <w:szCs w:val="24"/>
        </w:rPr>
        <w:fldChar w:fldCharType="begin">
          <w:fldData xml:space="preserve">PEVuZE5vdGU+PENpdGU+PEF1dGhvcj5CcmF2bzwvQXV0aG9yPjxZZWFyPjIwMDc8L1llYXI+PFJl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PEVuZE5vdGU+PENpdGU+PEF1dGhvcj5CcmF2bzwvQXV0aG9yPjxZZWFyPjIwMDc8L1llYXI+PFJl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A62396">
        <w:rPr>
          <w:rFonts w:ascii="Times New Roman" w:eastAsia="KaiTi" w:hAnsi="Times New Roman" w:cs="Times New Roman"/>
          <w:color w:val="auto"/>
          <w:sz w:val="24"/>
          <w:szCs w:val="24"/>
        </w:rPr>
      </w:r>
      <w:r w:rsidR="00A62396">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[18, 41, 42]</w:t>
      </w:r>
      <w:r w:rsidR="00A62396">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。一个病毒基因型的定义涵盖了巨大的遗传多样性，足以掩盖由单核苷酸变异（</w:t>
      </w:r>
      <w:r w:rsidRPr="004B7B3F">
        <w:rPr>
          <w:rFonts w:ascii="Times New Roman" w:eastAsia="KaiTi" w:hAnsi="Times New Roman" w:cs="Times New Roman"/>
          <w:color w:val="auto"/>
          <w:sz w:val="24"/>
          <w:szCs w:val="24"/>
        </w:rPr>
        <w:t>iSNV</w:t>
      </w:r>
      <w:r w:rsidRPr="004B7B3F">
        <w:rPr>
          <w:rFonts w:ascii="Times New Roman" w:eastAsia="KaiTi" w:hAnsi="Times New Roman" w:cs="Times New Roman" w:hint="eastAsia"/>
          <w:color w:val="auto"/>
          <w:sz w:val="24"/>
          <w:szCs w:val="24"/>
        </w:rPr>
        <w:t>）、选择压力和遗传漂变驱动的宿主内进化过程</w:t>
      </w:r>
      <w:r w:rsidR="00E11680">
        <w:rPr>
          <w:rFonts w:ascii="Times New Roman" w:eastAsia="KaiTi" w:hAnsi="Times New Roman" w:cs="Times New Roman"/>
          <w:color w:val="auto"/>
          <w:sz w:val="24"/>
          <w:szCs w:val="24"/>
        </w:rPr>
        <w:fldChar w:fldCharType="begin">
          <w:fldData xml:space="preserve">PEVuZE5vdGU+PENpdGU+PEF1dGhvcj5LaW5nPC9BdXRob3I+PFllYXI+MjAyMjwvWWVhcj48UmVj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PEVuZE5vdGU+PENpdGU+PEF1dGhvcj5LaW5nPC9BdXRob3I+PFllYXI+MjAyMjwvWWVhcj48UmVj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E11680">
        <w:rPr>
          <w:rFonts w:ascii="Times New Roman" w:eastAsia="KaiTi" w:hAnsi="Times New Roman" w:cs="Times New Roman"/>
          <w:color w:val="auto"/>
          <w:sz w:val="24"/>
          <w:szCs w:val="24"/>
        </w:rPr>
      </w:r>
      <w:r w:rsidR="00E11680">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[43, 44]</w:t>
      </w:r>
      <w:r w:rsidR="00E11680">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。尽管当前领域的共识认为</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的进化主要有宿主因素驱动</w:t>
      </w:r>
      <w:r w:rsidR="00E43C17">
        <w:rPr>
          <w:rFonts w:ascii="Times New Roman" w:eastAsia="KaiTi" w:hAnsi="Times New Roman" w:cs="Times New Roman"/>
          <w:color w:val="auto"/>
          <w:sz w:val="24"/>
          <w:szCs w:val="24"/>
        </w:rPr>
        <w:fldChar w:fldCharType="begin">
          <w:fldData xml:space="preserve">PEVuZE5vdGU+PENpdGU+PEF1dGhvcj5Hb3R0c2NobGluZzwvQXV0aG9yPjxZZWFyPjIwMDc8L1ll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PEVuZE5vdGU+PENpdGU+PEF1dGhvcj5Hb3R0c2NobGluZzwvQXV0aG9yPjxZZWFyPjIwMDc8L1ll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E43C17">
        <w:rPr>
          <w:rFonts w:ascii="Times New Roman" w:eastAsia="KaiTi" w:hAnsi="Times New Roman" w:cs="Times New Roman"/>
          <w:color w:val="auto"/>
          <w:sz w:val="24"/>
          <w:szCs w:val="24"/>
        </w:rPr>
      </w:r>
      <w:r w:rsidR="00E43C17">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[45, 46]</w:t>
      </w:r>
      <w:r w:rsidR="00E43C17">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w:t>
      </w:r>
      <w:r w:rsidRPr="001A73C2">
        <w:rPr>
          <w:rFonts w:ascii="Times New Roman" w:eastAsia="KaiTi" w:hAnsi="Times New Roman" w:cs="Times New Roman" w:hint="eastAsia"/>
          <w:color w:val="auto"/>
          <w:sz w:val="24"/>
          <w:szCs w:val="24"/>
        </w:rPr>
        <w:t>但缺乏能够</w:t>
      </w:r>
      <w:r w:rsidRPr="001A73C2">
        <w:rPr>
          <w:rFonts w:ascii="Times New Roman" w:eastAsia="KaiTi" w:hAnsi="Times New Roman" w:cs="Times New Roman" w:hint="eastAsia"/>
          <w:b/>
          <w:bCs/>
          <w:color w:val="auto"/>
          <w:sz w:val="24"/>
          <w:szCs w:val="24"/>
        </w:rPr>
        <w:t>区分“宿主内变异”与“环境机会性获得感染”</w:t>
      </w:r>
      <w:r w:rsidRPr="00311268">
        <w:rPr>
          <w:rFonts w:ascii="Times New Roman" w:eastAsia="KaiTi" w:hAnsi="Times New Roman" w:cs="Times New Roman" w:hint="eastAsia"/>
          <w:color w:val="auto"/>
          <w:sz w:val="24"/>
          <w:szCs w:val="24"/>
        </w:rPr>
        <w:t>这两种不同来源的定量分析方法，</w:t>
      </w:r>
      <w:r w:rsidRPr="004B7B3F">
        <w:rPr>
          <w:rFonts w:ascii="Times New Roman" w:eastAsia="KaiTi" w:hAnsi="Times New Roman" w:cs="Times New Roman" w:hint="eastAsia"/>
          <w:color w:val="auto"/>
          <w:sz w:val="24"/>
          <w:szCs w:val="24"/>
        </w:rPr>
        <w:t>导致对病毒在单个宿主内的适应性完整演化路径认知不清</w:t>
      </w:r>
      <w:r w:rsidR="00DC2645">
        <w:rPr>
          <w:rFonts w:ascii="Times New Roman" w:eastAsia="KaiTi" w:hAnsi="Times New Roman" w:cs="Times New Roman"/>
          <w:color w:val="auto"/>
          <w:sz w:val="24"/>
          <w:szCs w:val="24"/>
        </w:rPr>
        <w:fldChar w:fldCharType="begin">
          <w:fldData xml:space="preserve">PEVuZE5vdGU+PENpdGU+PEF1dGhvcj5XYWthYmF5YXNoaTwvQXV0aG9yPjxZZWFyPjIwMTk8L1ll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PEVuZE5vdGU+PENpdGU+PEF1dGhvcj5XYWthYmF5YXNoaTwvQXV0aG9yPjxZZWFyPjIwMTk8L1ll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DC2645">
        <w:rPr>
          <w:rFonts w:ascii="Times New Roman" w:eastAsia="KaiTi" w:hAnsi="Times New Roman" w:cs="Times New Roman"/>
          <w:color w:val="auto"/>
          <w:sz w:val="24"/>
          <w:szCs w:val="24"/>
        </w:rPr>
      </w:r>
      <w:r w:rsidR="00DC2645">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[47, 48]</w:t>
      </w:r>
      <w:r w:rsidR="00DC2645">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。其次，</w:t>
      </w:r>
      <w:r w:rsidRPr="001A73C2">
        <w:rPr>
          <w:rFonts w:ascii="Times New Roman" w:eastAsia="KaiTi" w:hAnsi="Times New Roman" w:cs="Times New Roman" w:hint="eastAsia"/>
          <w:color w:val="auto"/>
          <w:sz w:val="24"/>
          <w:szCs w:val="24"/>
        </w:rPr>
        <w:t>现有研究系统性地</w:t>
      </w:r>
      <w:r w:rsidRPr="001A73C2">
        <w:rPr>
          <w:rFonts w:ascii="Times New Roman" w:eastAsia="KaiTi" w:hAnsi="Times New Roman" w:cs="Times New Roman" w:hint="eastAsia"/>
          <w:b/>
          <w:bCs/>
          <w:color w:val="auto"/>
          <w:sz w:val="24"/>
          <w:szCs w:val="24"/>
        </w:rPr>
        <w:t>低估了基因重组在</w:t>
      </w:r>
      <w:r w:rsidRPr="001A73C2">
        <w:rPr>
          <w:rFonts w:ascii="Times New Roman" w:eastAsia="KaiTi" w:hAnsi="Times New Roman" w:cs="Times New Roman"/>
          <w:b/>
          <w:bCs/>
          <w:color w:val="auto"/>
          <w:sz w:val="24"/>
          <w:szCs w:val="24"/>
        </w:rPr>
        <w:t xml:space="preserve"> HPV </w:t>
      </w:r>
      <w:r w:rsidRPr="001A73C2">
        <w:rPr>
          <w:rFonts w:ascii="Times New Roman" w:eastAsia="KaiTi" w:hAnsi="Times New Roman" w:cs="Times New Roman" w:hint="eastAsia"/>
          <w:b/>
          <w:bCs/>
          <w:color w:val="auto"/>
          <w:sz w:val="24"/>
          <w:szCs w:val="24"/>
        </w:rPr>
        <w:t>进化中的作用</w:t>
      </w:r>
      <w:r w:rsidR="00C67F60">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&lt;EndNote&gt;&lt;Cite&gt;&lt;Author&gt;Bravo&lt;/Author&gt;&lt;Year&gt;2015&lt;/Year&gt;&lt;RecNum&gt;139&lt;/RecNum&gt;&lt;DisplayText&gt;&lt;style face="superscript"&gt;[38]&lt;/style&gt;&lt;/DisplayText&gt;&lt;record&gt;&lt;rec-number&gt;139&lt;/rec-number&gt;&lt;foreign-keys&gt;&lt;key app="EN" db-id="0wvdsrxzkvxtwhe2ed7v2zdztwfx02sxr5zp" timestamp="1755537343"&gt;139&lt;/key&gt;&lt;/foreign-keys&gt;&lt;ref-type name="Journal Article"&gt;17&lt;/ref-type&gt;&lt;contributors&gt;&lt;authors&gt;&lt;author&gt;Bravo, Ignacio G&lt;/author&gt;&lt;author&gt;Félez-Sánchez, Marta&lt;/author&gt;&lt;/authors&gt;&lt;/contributors&gt;&lt;titles&gt;&lt;title&gt;Papillomaviruses: Viral evolution, cancer and evolutionary medicine&lt;/title&gt;&lt;secondary-title&gt;Evolution, medicine, and public health&lt;/secondary-title&gt;&lt;/titles&gt;&lt;periodical&gt;&lt;full-title&gt;Evolution, medicine, and public health&lt;/full-title&gt;&lt;/periodical&gt;&lt;pages&gt;32-51&lt;/pages&gt;&lt;volume&gt;2015&lt;/volume&gt;&lt;number&gt;1&lt;/number&gt;&lt;dates&gt;&lt;year&gt;2015&lt;/year&gt;&lt;/dates&gt;&lt;isbn&gt;2050-6201&lt;/isbn&gt;&lt;urls&gt;&lt;/urls&gt;&lt;/record&gt;&lt;/Cite&gt;&lt;/EndNote&gt;</w:instrText>
      </w:r>
      <w:r w:rsidR="00C67F60">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[38]</w:t>
      </w:r>
      <w:r w:rsidR="00C67F60">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。现有分子生物学证据表明，重组是病毒基因组复制的关键环节，同时，系统发育和比较基因组学分析也揭示了在</w:t>
      </w:r>
      <w:r w:rsidR="00B74300">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HPV</w:t>
      </w:r>
      <w:r w:rsidR="00B74300">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hint="eastAsia"/>
          <w:color w:val="auto"/>
          <w:sz w:val="24"/>
          <w:szCs w:val="24"/>
        </w:rPr>
        <w:t>进化史中发</w:t>
      </w:r>
      <w:r w:rsidRPr="004B7B3F">
        <w:rPr>
          <w:rFonts w:ascii="Times New Roman" w:eastAsia="KaiTi" w:hAnsi="Times New Roman" w:cs="Times New Roman" w:hint="eastAsia"/>
          <w:color w:val="auto"/>
          <w:sz w:val="24"/>
          <w:szCs w:val="24"/>
        </w:rPr>
        <w:lastRenderedPageBreak/>
        <w:t>生过多次重组事件</w:t>
      </w:r>
      <w:r w:rsidR="00C67F60">
        <w:rPr>
          <w:rFonts w:ascii="Times New Roman" w:eastAsia="KaiTi" w:hAnsi="Times New Roman" w:cs="Times New Roman"/>
          <w:color w:val="auto"/>
          <w:sz w:val="24"/>
          <w:szCs w:val="24"/>
        </w:rPr>
        <w:fldChar w:fldCharType="begin">
          <w:fldData xml:space="preserve">PEVuZE5vdGU+PENpdGU+PEF1dGhvcj5DYXJ2YWphbC1Sb2RyaWd1ZXo8L0F1dGhvcj48WWVhcj4y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PEVuZE5vdGU+PENpdGU+PEF1dGhvcj5DYXJ2YWphbC1Sb2RyaWd1ZXo8L0F1dGhvcj48WWVhcj4y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C67F60">
        <w:rPr>
          <w:rFonts w:ascii="Times New Roman" w:eastAsia="KaiTi" w:hAnsi="Times New Roman" w:cs="Times New Roman"/>
          <w:color w:val="auto"/>
          <w:sz w:val="24"/>
          <w:szCs w:val="24"/>
        </w:rPr>
      </w:r>
      <w:r w:rsidR="00C67F60">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[21-23, 49]</w:t>
      </w:r>
      <w:r w:rsidR="00C67F60">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。这些重组事件对病毒适应新宿主生态位和致癌表型的出现产生了深远影响，但由于检测和分析的复杂性，其在宿主内进化中的频率和具体机制仍是当前研究的薄弱环节。</w:t>
      </w:r>
    </w:p>
    <w:p w14:paraId="39FCA5B3" w14:textId="3312BA1D" w:rsidR="004B7B3F" w:rsidRPr="00DC30BE" w:rsidRDefault="004B7B3F" w:rsidP="004B7B3F">
      <w:pPr>
        <w:spacing w:line="440" w:lineRule="exact"/>
        <w:ind w:firstLine="480"/>
        <w:rPr>
          <w:rFonts w:ascii="Times New Roman" w:eastAsia="KaiTi" w:hAnsi="Times New Roman" w:cs="Times New Roman"/>
          <w:b/>
          <w:bCs/>
          <w:color w:val="auto"/>
          <w:sz w:val="24"/>
          <w:szCs w:val="24"/>
        </w:rPr>
      </w:pPr>
      <w:r w:rsidRPr="00DC30BE">
        <w:rPr>
          <w:rFonts w:ascii="Times New Roman" w:eastAsia="KaiTi" w:hAnsi="Times New Roman" w:cs="Times New Roman"/>
          <w:b/>
          <w:bCs/>
          <w:color w:val="auto"/>
          <w:sz w:val="24"/>
          <w:szCs w:val="24"/>
        </w:rPr>
        <w:t xml:space="preserve">1.2.3 APOBEC3 </w:t>
      </w:r>
      <w:r w:rsidRPr="00DC30BE">
        <w:rPr>
          <w:rFonts w:ascii="Times New Roman" w:eastAsia="KaiTi" w:hAnsi="Times New Roman" w:cs="Times New Roman" w:hint="eastAsia"/>
          <w:b/>
          <w:bCs/>
          <w:color w:val="auto"/>
          <w:sz w:val="24"/>
          <w:szCs w:val="24"/>
        </w:rPr>
        <w:t>对</w:t>
      </w:r>
      <w:r w:rsidRPr="00DC30BE">
        <w:rPr>
          <w:rFonts w:ascii="Times New Roman" w:eastAsia="KaiTi" w:hAnsi="Times New Roman" w:cs="Times New Roman"/>
          <w:b/>
          <w:bCs/>
          <w:color w:val="auto"/>
          <w:sz w:val="24"/>
          <w:szCs w:val="24"/>
        </w:rPr>
        <w:t xml:space="preserve"> HPV </w:t>
      </w:r>
      <w:r w:rsidRPr="00DC30BE">
        <w:rPr>
          <w:rFonts w:ascii="Times New Roman" w:eastAsia="KaiTi" w:hAnsi="Times New Roman" w:cs="Times New Roman" w:hint="eastAsia"/>
          <w:b/>
          <w:bCs/>
          <w:color w:val="auto"/>
          <w:sz w:val="24"/>
          <w:szCs w:val="24"/>
        </w:rPr>
        <w:t>宿主内进化的真实驱动作用尚待解析</w:t>
      </w:r>
    </w:p>
    <w:p w14:paraId="05C98E41" w14:textId="196019BD" w:rsidR="004B7B3F" w:rsidRPr="004B7B3F" w:rsidRDefault="004B7B3F" w:rsidP="009F4AD9">
      <w:pPr>
        <w:spacing w:after="120" w:line="440" w:lineRule="exact"/>
        <w:ind w:firstLine="482"/>
        <w:rPr>
          <w:rFonts w:ascii="Times New Roman" w:eastAsia="KaiTi" w:hAnsi="Times New Roman" w:cs="Times New Roman"/>
          <w:color w:val="auto"/>
          <w:sz w:val="24"/>
          <w:szCs w:val="24"/>
        </w:rPr>
      </w:pPr>
      <w:r w:rsidRPr="004B7B3F">
        <w:rPr>
          <w:rFonts w:ascii="Times New Roman" w:eastAsia="KaiTi" w:hAnsi="Times New Roman" w:cs="Times New Roman" w:hint="eastAsia"/>
          <w:color w:val="auto"/>
          <w:sz w:val="24"/>
          <w:szCs w:val="24"/>
        </w:rPr>
        <w:t>宿主先天免疫系统中的</w:t>
      </w:r>
      <w:r w:rsidRPr="004B7B3F">
        <w:rPr>
          <w:rFonts w:ascii="Times New Roman" w:eastAsia="KaiTi" w:hAnsi="Times New Roman" w:cs="Times New Roman"/>
          <w:color w:val="auto"/>
          <w:sz w:val="24"/>
          <w:szCs w:val="24"/>
        </w:rPr>
        <w:t xml:space="preserve"> APOBEC3 </w:t>
      </w:r>
      <w:r w:rsidRPr="004B7B3F">
        <w:rPr>
          <w:rFonts w:ascii="Times New Roman" w:eastAsia="KaiTi" w:hAnsi="Times New Roman" w:cs="Times New Roman" w:hint="eastAsia"/>
          <w:color w:val="auto"/>
          <w:sz w:val="24"/>
          <w:szCs w:val="24"/>
        </w:rPr>
        <w:t>蛋白家族是驱动病毒</w:t>
      </w:r>
      <w:r w:rsidRPr="004B7B3F">
        <w:rPr>
          <w:rFonts w:ascii="Times New Roman" w:eastAsia="KaiTi" w:hAnsi="Times New Roman" w:cs="Times New Roman"/>
          <w:color w:val="auto"/>
          <w:sz w:val="24"/>
          <w:szCs w:val="24"/>
        </w:rPr>
        <w:t xml:space="preserve"> iSNV </w:t>
      </w:r>
      <w:r w:rsidRPr="004B7B3F">
        <w:rPr>
          <w:rFonts w:ascii="Times New Roman" w:eastAsia="KaiTi" w:hAnsi="Times New Roman" w:cs="Times New Roman" w:hint="eastAsia"/>
          <w:color w:val="auto"/>
          <w:sz w:val="24"/>
          <w:szCs w:val="24"/>
        </w:rPr>
        <w:t>产生的关键因素之一</w:t>
      </w:r>
      <w:r w:rsidR="00DD328A">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&lt;EndNote&gt;&lt;Cite&gt;&lt;Author&gt;Lovšin&lt;/Author&gt;&lt;Year&gt;2024&lt;/Year&gt;&lt;RecNum&gt;147&lt;/RecNum&gt;&lt;DisplayText&gt;&lt;style face="superscript"&gt;[50]&lt;/style&gt;&lt;/DisplayText&gt;&lt;record&gt;&lt;rec-number&gt;147&lt;/rec-number&gt;&lt;foreign-keys&gt;&lt;key app="EN" db-id="0wvdsrxzkvxtwhe2ed7v2zdztwfx02sxr5zp" timestamp="1755538248"&gt;147&lt;/key&gt;&lt;/foreign-keys&gt;&lt;ref-type name="Journal Article"&gt;17&lt;/ref-type&gt;&lt;contributors&gt;&lt;authors&gt;&lt;author&gt;Lovšin, Nika&lt;/author&gt;&lt;author&gt;Gangupam, Bhavani&lt;/author&gt;&lt;author&gt;Bergant Marušič, Martina&lt;/author&gt;&lt;/authors&gt;&lt;/contributors&gt;&lt;titles&gt;&lt;title&gt;The intricate interplay between APOBEC3 proteins and DNA tumour viruses&lt;/title&gt;&lt;secondary-title&gt;Pathogens&lt;/secondary-title&gt;&lt;/titles&gt;&lt;periodical&gt;&lt;full-title&gt;Pathogens&lt;/full-title&gt;&lt;/periodical&gt;&lt;pages&gt;187&lt;/pages&gt;&lt;volume&gt;13&lt;/volume&gt;&lt;number&gt;3&lt;/number&gt;&lt;dates&gt;&lt;year&gt;2024&lt;/year&gt;&lt;/dates&gt;&lt;isbn&gt;2076-0817&lt;/isbn&gt;&lt;urls&gt;&lt;/urls&gt;&lt;/record&gt;&lt;/Cite&gt;&lt;/EndNote&gt;</w:instrText>
      </w:r>
      <w:r w:rsidR="00DD328A">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[50]</w:t>
      </w:r>
      <w:r w:rsidR="00DD328A">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。自</w:t>
      </w:r>
      <w:r w:rsidR="005B16B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2008</w:t>
      </w:r>
      <w:r w:rsidR="005B16B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hint="eastAsia"/>
          <w:color w:val="auto"/>
          <w:sz w:val="24"/>
          <w:szCs w:val="24"/>
        </w:rPr>
        <w:t>年首次报道在</w:t>
      </w:r>
      <w:r w:rsidR="005B16B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HPV</w:t>
      </w:r>
      <w:r w:rsidR="005B16B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hint="eastAsia"/>
          <w:color w:val="auto"/>
          <w:sz w:val="24"/>
          <w:szCs w:val="24"/>
        </w:rPr>
        <w:t>基因组中发现</w:t>
      </w:r>
      <w:r w:rsidR="005B16B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A3</w:t>
      </w:r>
      <w:r w:rsidR="005B16B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hint="eastAsia"/>
          <w:color w:val="auto"/>
          <w:sz w:val="24"/>
          <w:szCs w:val="24"/>
        </w:rPr>
        <w:t>编辑的痕迹以</w:t>
      </w:r>
      <w:r w:rsidR="00DD328A">
        <w:rPr>
          <w:rFonts w:ascii="Times New Roman" w:eastAsia="KaiTi" w:hAnsi="Times New Roman" w:cs="Times New Roman" w:hint="eastAsia"/>
          <w:color w:val="auto"/>
          <w:sz w:val="24"/>
          <w:szCs w:val="24"/>
        </w:rPr>
        <w:t>来</w:t>
      </w:r>
      <w:r w:rsidR="00DD328A">
        <w:rPr>
          <w:rFonts w:ascii="Times New Roman" w:eastAsia="KaiTi" w:hAnsi="Times New Roman" w:cs="Times New Roman"/>
          <w:color w:val="auto"/>
          <w:sz w:val="24"/>
          <w:szCs w:val="24"/>
        </w:rPr>
        <w:fldChar w:fldCharType="begin">
          <w:fldData xml:space="preserve">PEVuZE5vdGU+PENpdGU+PEF1dGhvcj5WYXJ0YW5pYW48L0F1dGhvcj48WWVhcj4yMDA4PC9ZZWFy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==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PEVuZE5vdGU+PENpdGU+PEF1dGhvcj5WYXJ0YW5pYW48L0F1dGhvcj48WWVhcj4yMDA4PC9ZZWFy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==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DD328A">
        <w:rPr>
          <w:rFonts w:ascii="Times New Roman" w:eastAsia="KaiTi" w:hAnsi="Times New Roman" w:cs="Times New Roman"/>
          <w:color w:val="auto"/>
          <w:sz w:val="24"/>
          <w:szCs w:val="24"/>
        </w:rPr>
      </w:r>
      <w:r w:rsidR="00DD328A">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[33]</w:t>
      </w:r>
      <w:r w:rsidR="00DD328A">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，后续大量研究已证实</w:t>
      </w:r>
      <w:r w:rsidRPr="004B7B3F">
        <w:rPr>
          <w:rFonts w:ascii="Times New Roman" w:eastAsia="KaiTi" w:hAnsi="Times New Roman" w:cs="Times New Roman"/>
          <w:color w:val="auto"/>
          <w:sz w:val="24"/>
          <w:szCs w:val="24"/>
        </w:rPr>
        <w:t xml:space="preserve"> </w:t>
      </w:r>
      <w:r w:rsidRPr="00967113">
        <w:rPr>
          <w:rFonts w:ascii="Times New Roman" w:eastAsia="KaiTi" w:hAnsi="Times New Roman" w:cs="Times New Roman"/>
          <w:b/>
          <w:bCs/>
          <w:color w:val="auto"/>
          <w:sz w:val="24"/>
          <w:szCs w:val="24"/>
        </w:rPr>
        <w:t xml:space="preserve">HPV </w:t>
      </w:r>
      <w:r w:rsidRPr="00967113">
        <w:rPr>
          <w:rFonts w:ascii="Times New Roman" w:eastAsia="KaiTi" w:hAnsi="Times New Roman" w:cs="Times New Roman" w:hint="eastAsia"/>
          <w:b/>
          <w:bCs/>
          <w:color w:val="auto"/>
          <w:sz w:val="24"/>
          <w:szCs w:val="24"/>
        </w:rPr>
        <w:t>基因组是</w:t>
      </w:r>
      <w:r w:rsidRPr="00967113">
        <w:rPr>
          <w:rFonts w:ascii="Times New Roman" w:eastAsia="KaiTi" w:hAnsi="Times New Roman" w:cs="Times New Roman"/>
          <w:b/>
          <w:bCs/>
          <w:color w:val="auto"/>
          <w:sz w:val="24"/>
          <w:szCs w:val="24"/>
        </w:rPr>
        <w:t xml:space="preserve"> APOBEC3 </w:t>
      </w:r>
      <w:r w:rsidRPr="00967113">
        <w:rPr>
          <w:rFonts w:ascii="Times New Roman" w:eastAsia="KaiTi" w:hAnsi="Times New Roman" w:cs="Times New Roman" w:hint="eastAsia"/>
          <w:b/>
          <w:bCs/>
          <w:color w:val="auto"/>
          <w:sz w:val="24"/>
          <w:szCs w:val="24"/>
        </w:rPr>
        <w:t>的靶点</w:t>
      </w:r>
      <w:r w:rsidR="00AB34DB">
        <w:rPr>
          <w:rFonts w:ascii="Times New Roman" w:eastAsia="KaiTi" w:hAnsi="Times New Roman" w:cs="Times New Roman"/>
          <w:color w:val="auto"/>
          <w:sz w:val="24"/>
          <w:szCs w:val="24"/>
        </w:rPr>
        <w:fldChar w:fldCharType="begin">
          <w:fldData xml:space="preserve">PEVuZE5vdGU+PENpdGU+PEF1dGhvcj5TbWl0aDwvQXV0aG9yPjxZZWFyPjIwMTk8L1llYXI+PFJl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PEVuZE5vdGU+PENpdGU+PEF1dGhvcj5TbWl0aDwvQXV0aG9yPjxZZWFyPjIwMTk8L1llYXI+PFJl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AB34DB">
        <w:rPr>
          <w:rFonts w:ascii="Times New Roman" w:eastAsia="KaiTi" w:hAnsi="Times New Roman" w:cs="Times New Roman"/>
          <w:color w:val="auto"/>
          <w:sz w:val="24"/>
          <w:szCs w:val="24"/>
        </w:rPr>
      </w:r>
      <w:r w:rsidR="00AB34DB">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[34, 35, 51]</w:t>
      </w:r>
      <w:r w:rsidR="00AB34DB">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w:t>
      </w:r>
      <w:r w:rsidR="00C24779">
        <w:rPr>
          <w:rFonts w:ascii="Times New Roman" w:eastAsia="KaiTi" w:hAnsi="Times New Roman" w:cs="Times New Roman" w:hint="eastAsia"/>
          <w:color w:val="auto"/>
          <w:sz w:val="24"/>
          <w:szCs w:val="24"/>
        </w:rPr>
        <w:t>因此，</w:t>
      </w:r>
      <w:r w:rsidRPr="004B7B3F">
        <w:rPr>
          <w:rFonts w:ascii="Times New Roman" w:eastAsia="KaiTi" w:hAnsi="Times New Roman" w:cs="Times New Roman"/>
          <w:color w:val="auto"/>
          <w:sz w:val="24"/>
          <w:szCs w:val="24"/>
        </w:rPr>
        <w:t xml:space="preserve">APOBEC3 </w:t>
      </w:r>
      <w:r w:rsidRPr="004B7B3F">
        <w:rPr>
          <w:rFonts w:ascii="Times New Roman" w:eastAsia="KaiTi" w:hAnsi="Times New Roman" w:cs="Times New Roman" w:hint="eastAsia"/>
          <w:color w:val="auto"/>
          <w:sz w:val="24"/>
          <w:szCs w:val="24"/>
        </w:rPr>
        <w:t>的活性可能成为评估感染程度的潜在生物标志。然而当前研究</w:t>
      </w:r>
      <w:r w:rsidR="005B018D">
        <w:rPr>
          <w:rFonts w:ascii="Times New Roman" w:eastAsia="KaiTi" w:hAnsi="Times New Roman" w:cs="Times New Roman" w:hint="eastAsia"/>
          <w:color w:val="auto"/>
          <w:sz w:val="24"/>
          <w:szCs w:val="24"/>
        </w:rPr>
        <w:t>仍</w:t>
      </w:r>
      <w:r w:rsidRPr="004B7B3F">
        <w:rPr>
          <w:rFonts w:ascii="Times New Roman" w:eastAsia="KaiTi" w:hAnsi="Times New Roman" w:cs="Times New Roman" w:hint="eastAsia"/>
          <w:color w:val="auto"/>
          <w:sz w:val="24"/>
          <w:szCs w:val="24"/>
        </w:rPr>
        <w:t>存在不足之处：首先，</w:t>
      </w:r>
      <w:r w:rsidRPr="00150C36">
        <w:rPr>
          <w:rFonts w:ascii="Times New Roman" w:eastAsia="KaiTi" w:hAnsi="Times New Roman" w:cs="Times New Roman"/>
          <w:b/>
          <w:bCs/>
          <w:color w:val="auto"/>
          <w:sz w:val="24"/>
          <w:szCs w:val="24"/>
        </w:rPr>
        <w:t xml:space="preserve">APOBEC3 </w:t>
      </w:r>
      <w:r w:rsidRPr="00150C36">
        <w:rPr>
          <w:rFonts w:ascii="Times New Roman" w:eastAsia="KaiTi" w:hAnsi="Times New Roman" w:cs="Times New Roman" w:hint="eastAsia"/>
          <w:b/>
          <w:bCs/>
          <w:color w:val="auto"/>
          <w:sz w:val="24"/>
          <w:szCs w:val="24"/>
        </w:rPr>
        <w:t>在病毒进化中的独立驱动作用（通过引入亚致死性突变增加病毒多样性，促进免疫逃逸）</w:t>
      </w:r>
      <w:r w:rsidRPr="004B7B3F">
        <w:rPr>
          <w:rFonts w:ascii="Times New Roman" w:eastAsia="KaiTi" w:hAnsi="Times New Roman" w:cs="Times New Roman" w:hint="eastAsia"/>
          <w:color w:val="auto"/>
          <w:sz w:val="24"/>
          <w:szCs w:val="24"/>
        </w:rPr>
        <w:t>尚不明确。其次，相关研究绝大多数集中在以</w:t>
      </w:r>
      <w:r w:rsidRPr="004B7B3F">
        <w:rPr>
          <w:rFonts w:ascii="Times New Roman" w:eastAsia="KaiTi" w:hAnsi="Times New Roman" w:cs="Times New Roman"/>
          <w:color w:val="auto"/>
          <w:sz w:val="24"/>
          <w:szCs w:val="24"/>
        </w:rPr>
        <w:t xml:space="preserve"> HPV16 </w:t>
      </w:r>
      <w:r w:rsidRPr="004B7B3F">
        <w:rPr>
          <w:rFonts w:ascii="Times New Roman" w:eastAsia="KaiTi" w:hAnsi="Times New Roman" w:cs="Times New Roman" w:hint="eastAsia"/>
          <w:color w:val="auto"/>
          <w:sz w:val="24"/>
          <w:szCs w:val="24"/>
        </w:rPr>
        <w:t>为代表的少数高危</w:t>
      </w:r>
      <w:r w:rsidRPr="004B7B3F">
        <w:rPr>
          <w:rFonts w:ascii="Times New Roman" w:eastAsia="KaiTi" w:hAnsi="Times New Roman" w:cs="Times New Roman"/>
          <w:color w:val="auto"/>
          <w:sz w:val="24"/>
          <w:szCs w:val="24"/>
        </w:rPr>
        <w:t xml:space="preserve"> Alpha</w:t>
      </w:r>
      <w:r w:rsidR="000729BD">
        <w:rPr>
          <w:rFonts w:ascii="Times New Roman" w:eastAsia="KaiTi" w:hAnsi="Times New Roman" w:cs="Times New Roman" w:hint="eastAsia"/>
          <w:color w:val="auto"/>
          <w:sz w:val="24"/>
          <w:szCs w:val="24"/>
        </w:rPr>
        <w:t xml:space="preserve"> </w:t>
      </w:r>
      <w:r w:rsidR="000729BD">
        <w:rPr>
          <w:rFonts w:ascii="Times New Roman" w:eastAsia="KaiTi" w:hAnsi="Times New Roman" w:cs="Times New Roman" w:hint="eastAsia"/>
          <w:color w:val="auto"/>
          <w:sz w:val="24"/>
          <w:szCs w:val="24"/>
        </w:rPr>
        <w:t>属</w:t>
      </w:r>
      <w:r w:rsidR="000729BD">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 xml:space="preserve">HPV </w:t>
      </w:r>
      <w:r w:rsidRPr="004B7B3F">
        <w:rPr>
          <w:rFonts w:ascii="Times New Roman" w:eastAsia="KaiTi" w:hAnsi="Times New Roman" w:cs="Times New Roman" w:hint="eastAsia"/>
          <w:color w:val="auto"/>
          <w:sz w:val="24"/>
          <w:szCs w:val="24"/>
        </w:rPr>
        <w:t>中，</w:t>
      </w:r>
      <w:r w:rsidRPr="00113573">
        <w:rPr>
          <w:rFonts w:ascii="Times New Roman" w:eastAsia="KaiTi" w:hAnsi="Times New Roman" w:cs="Times New Roman" w:hint="eastAsia"/>
          <w:b/>
          <w:bCs/>
          <w:color w:val="auto"/>
          <w:sz w:val="24"/>
          <w:szCs w:val="24"/>
        </w:rPr>
        <w:t>而在更为庞大的</w:t>
      </w:r>
      <w:r w:rsidRPr="00113573">
        <w:rPr>
          <w:rFonts w:ascii="Times New Roman" w:eastAsia="KaiTi" w:hAnsi="Times New Roman" w:cs="Times New Roman"/>
          <w:b/>
          <w:bCs/>
          <w:color w:val="auto"/>
          <w:sz w:val="24"/>
          <w:szCs w:val="24"/>
        </w:rPr>
        <w:t xml:space="preserve"> Beta </w:t>
      </w:r>
      <w:r w:rsidRPr="00113573">
        <w:rPr>
          <w:rFonts w:ascii="Times New Roman" w:eastAsia="KaiTi" w:hAnsi="Times New Roman" w:cs="Times New Roman" w:hint="eastAsia"/>
          <w:b/>
          <w:bCs/>
          <w:color w:val="auto"/>
          <w:sz w:val="24"/>
          <w:szCs w:val="24"/>
        </w:rPr>
        <w:t>和</w:t>
      </w:r>
      <w:r w:rsidRPr="00113573">
        <w:rPr>
          <w:rFonts w:ascii="Times New Roman" w:eastAsia="KaiTi" w:hAnsi="Times New Roman" w:cs="Times New Roman"/>
          <w:b/>
          <w:bCs/>
          <w:color w:val="auto"/>
          <w:sz w:val="24"/>
          <w:szCs w:val="24"/>
        </w:rPr>
        <w:t xml:space="preserve"> Gamma </w:t>
      </w:r>
      <w:r w:rsidRPr="00113573">
        <w:rPr>
          <w:rFonts w:ascii="Times New Roman" w:eastAsia="KaiTi" w:hAnsi="Times New Roman" w:cs="Times New Roman" w:hint="eastAsia"/>
          <w:b/>
          <w:bCs/>
          <w:color w:val="auto"/>
          <w:sz w:val="24"/>
          <w:szCs w:val="24"/>
        </w:rPr>
        <w:t>属</w:t>
      </w:r>
      <w:r w:rsidRPr="00113573">
        <w:rPr>
          <w:rFonts w:ascii="Times New Roman" w:eastAsia="KaiTi" w:hAnsi="Times New Roman" w:cs="Times New Roman"/>
          <w:b/>
          <w:bCs/>
          <w:color w:val="auto"/>
          <w:sz w:val="24"/>
          <w:szCs w:val="24"/>
        </w:rPr>
        <w:t xml:space="preserve"> HPV </w:t>
      </w:r>
      <w:r w:rsidRPr="00113573">
        <w:rPr>
          <w:rFonts w:ascii="Times New Roman" w:eastAsia="KaiTi" w:hAnsi="Times New Roman" w:cs="Times New Roman" w:hint="eastAsia"/>
          <w:b/>
          <w:bCs/>
          <w:color w:val="auto"/>
          <w:sz w:val="24"/>
          <w:szCs w:val="24"/>
        </w:rPr>
        <w:t>中的相关研究几乎是空白</w:t>
      </w:r>
      <w:r w:rsidRPr="004B7B3F">
        <w:rPr>
          <w:rFonts w:ascii="Times New Roman" w:eastAsia="KaiTi" w:hAnsi="Times New Roman" w:cs="Times New Roman" w:hint="eastAsia"/>
          <w:color w:val="auto"/>
          <w:sz w:val="24"/>
          <w:szCs w:val="24"/>
        </w:rPr>
        <w:t>。这可能是由于非高危型</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在临床样本中的病毒载量通常较低且多样性较为分散</w:t>
      </w:r>
      <w:r w:rsidR="00DB2039">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&lt;EndNote&gt;&lt;Cite&gt;&lt;Author&gt;Varesano&lt;/Author&gt;&lt;Year&gt;2025&lt;/Year&gt;&lt;RecNum&gt;149&lt;/RecNum&gt;&lt;DisplayText&gt;&lt;style face="superscript"&gt;[52]&lt;/style&gt;&lt;/DisplayText&gt;&lt;record&gt;&lt;rec-number&gt;149&lt;/rec-number&gt;&lt;foreign-keys&gt;&lt;key app="EN" db-id="0wvdsrxzkvxtwhe2ed7v2zdztwfx02sxr5zp" timestamp="1755538567"&gt;149&lt;/key&gt;&lt;/foreign-keys&gt;&lt;ref-type name="Journal Article"&gt;17&lt;/ref-type&gt;&lt;contributors&gt;&lt;authors&gt;&lt;author&gt;Varesano, Serena&lt;/author&gt;&lt;author&gt;Ciccarese, Giulia&lt;/author&gt;&lt;author&gt;Paudice, Michele&lt;/author&gt;&lt;author&gt;Mazzocco, Katia&lt;/author&gt;&lt;author&gt;Gaggero, Gabriele&lt;/author&gt;&lt;author&gt;Ferrero, Simone&lt;/author&gt;&lt;author&gt;Icardi, Giancarlo&lt;/author&gt;&lt;author&gt;Vellone, Valerio Gaetano&lt;/author&gt;&lt;/authors&gt;&lt;/contributors&gt;&lt;titles&gt;&lt;title&gt;Evaluating HPV viral load and multiple infections for enhanced cervical cancer risk-based assessment&lt;/title&gt;&lt;secondary-title&gt;Life&lt;/secondary-title&gt;&lt;/titles&gt;&lt;periodical&gt;&lt;full-title&gt;Life&lt;/full-title&gt;&lt;/periodical&gt;&lt;pages&gt;153&lt;/pages&gt;&lt;volume&gt;15&lt;/volume&gt;&lt;number&gt;2&lt;/number&gt;&lt;dates&gt;&lt;year&gt;2025&lt;/year&gt;&lt;/dates&gt;&lt;isbn&gt;2075-1729&lt;/isbn&gt;&lt;urls&gt;&lt;/urls&gt;&lt;/record&gt;&lt;/Cite&gt;&lt;/EndNote&gt;</w:instrText>
      </w:r>
      <w:r w:rsidR="00DB2039">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[52]</w:t>
      </w:r>
      <w:r w:rsidR="00DB2039">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，增加了研究难度，从而限制了我们对</w:t>
      </w:r>
      <w:r w:rsidRPr="004B7B3F">
        <w:rPr>
          <w:rFonts w:ascii="Times New Roman" w:eastAsia="KaiTi" w:hAnsi="Times New Roman" w:cs="Times New Roman"/>
          <w:color w:val="auto"/>
          <w:sz w:val="24"/>
          <w:szCs w:val="24"/>
        </w:rPr>
        <w:t xml:space="preserve"> APOBEC3 </w:t>
      </w:r>
      <w:r w:rsidRPr="004B7B3F">
        <w:rPr>
          <w:rFonts w:ascii="Times New Roman" w:eastAsia="KaiTi" w:hAnsi="Times New Roman" w:cs="Times New Roman" w:hint="eastAsia"/>
          <w:color w:val="auto"/>
          <w:sz w:val="24"/>
          <w:szCs w:val="24"/>
        </w:rPr>
        <w:t>在整个</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家族演化中潜在驱动效应的全面认知</w:t>
      </w:r>
      <w:r w:rsidR="009F4AD9">
        <w:rPr>
          <w:rFonts w:ascii="Times New Roman" w:eastAsia="KaiTi" w:hAnsi="Times New Roman" w:cs="Times New Roman" w:hint="eastAsia"/>
          <w:color w:val="auto"/>
          <w:sz w:val="24"/>
          <w:szCs w:val="24"/>
        </w:rPr>
        <w:t>。</w:t>
      </w:r>
    </w:p>
    <w:p w14:paraId="2062FFC0" w14:textId="2C3093BD" w:rsidR="004B7B3F" w:rsidRPr="009F4AD9" w:rsidRDefault="004B7B3F" w:rsidP="004B7B3F">
      <w:pPr>
        <w:spacing w:line="440" w:lineRule="exact"/>
        <w:ind w:firstLine="480"/>
        <w:rPr>
          <w:rFonts w:ascii="Times New Roman" w:eastAsia="KaiTi" w:hAnsi="Times New Roman" w:cs="Times New Roman"/>
          <w:b/>
          <w:bCs/>
          <w:color w:val="auto"/>
          <w:sz w:val="24"/>
          <w:szCs w:val="24"/>
        </w:rPr>
      </w:pPr>
      <w:r w:rsidRPr="009F4AD9">
        <w:rPr>
          <w:rFonts w:ascii="Times New Roman" w:eastAsia="KaiTi" w:hAnsi="Times New Roman" w:cs="Times New Roman"/>
          <w:b/>
          <w:bCs/>
          <w:color w:val="auto"/>
          <w:sz w:val="24"/>
          <w:szCs w:val="24"/>
        </w:rPr>
        <w:t xml:space="preserve">1.2.4 </w:t>
      </w:r>
      <w:r w:rsidRPr="009F4AD9">
        <w:rPr>
          <w:rFonts w:ascii="Times New Roman" w:eastAsia="KaiTi" w:hAnsi="Times New Roman" w:cs="Times New Roman" w:hint="eastAsia"/>
          <w:b/>
          <w:bCs/>
          <w:color w:val="auto"/>
          <w:sz w:val="24"/>
          <w:szCs w:val="24"/>
        </w:rPr>
        <w:t>对皮肤共生</w:t>
      </w:r>
      <w:r w:rsidR="00E54C46">
        <w:rPr>
          <w:rFonts w:ascii="Times New Roman" w:eastAsia="KaiTi" w:hAnsi="Times New Roman" w:cs="Times New Roman" w:hint="eastAsia"/>
          <w:b/>
          <w:bCs/>
          <w:color w:val="auto"/>
          <w:sz w:val="24"/>
          <w:szCs w:val="24"/>
        </w:rPr>
        <w:t xml:space="preserve"> </w:t>
      </w:r>
      <w:r w:rsidRPr="009F4AD9">
        <w:rPr>
          <w:rFonts w:ascii="Times New Roman" w:eastAsia="KaiTi" w:hAnsi="Times New Roman" w:cs="Times New Roman"/>
          <w:b/>
          <w:bCs/>
          <w:color w:val="auto"/>
          <w:sz w:val="24"/>
          <w:szCs w:val="24"/>
        </w:rPr>
        <w:t>HPV</w:t>
      </w:r>
      <w:r w:rsidR="00E54C46">
        <w:rPr>
          <w:rFonts w:ascii="Times New Roman" w:eastAsia="KaiTi" w:hAnsi="Times New Roman" w:cs="Times New Roman" w:hint="eastAsia"/>
          <w:b/>
          <w:bCs/>
          <w:color w:val="auto"/>
          <w:sz w:val="24"/>
          <w:szCs w:val="24"/>
        </w:rPr>
        <w:t xml:space="preserve"> </w:t>
      </w:r>
      <w:r w:rsidRPr="009F4AD9">
        <w:rPr>
          <w:rFonts w:ascii="Times New Roman" w:eastAsia="KaiTi" w:hAnsi="Times New Roman" w:cs="Times New Roman" w:hint="eastAsia"/>
          <w:b/>
          <w:bCs/>
          <w:color w:val="auto"/>
          <w:sz w:val="24"/>
          <w:szCs w:val="24"/>
        </w:rPr>
        <w:t>的认知匮乏与</w:t>
      </w:r>
      <w:r w:rsidR="00F677DA">
        <w:rPr>
          <w:rFonts w:ascii="Times New Roman" w:eastAsia="KaiTi" w:hAnsi="Times New Roman" w:cs="Times New Roman" w:hint="eastAsia"/>
          <w:b/>
          <w:bCs/>
          <w:color w:val="auto"/>
          <w:sz w:val="24"/>
          <w:szCs w:val="24"/>
        </w:rPr>
        <w:t>低危基因型</w:t>
      </w:r>
      <w:r w:rsidRPr="009F4AD9">
        <w:rPr>
          <w:rFonts w:ascii="Times New Roman" w:eastAsia="KaiTi" w:hAnsi="Times New Roman" w:cs="Times New Roman" w:hint="eastAsia"/>
          <w:b/>
          <w:bCs/>
          <w:color w:val="auto"/>
          <w:sz w:val="24"/>
          <w:szCs w:val="24"/>
        </w:rPr>
        <w:t>基因组数据库的缺失</w:t>
      </w:r>
    </w:p>
    <w:p w14:paraId="66058FA5" w14:textId="39E2D280" w:rsidR="004B7B3F" w:rsidRPr="004B7B3F" w:rsidRDefault="004B7B3F" w:rsidP="001B01EC">
      <w:pPr>
        <w:spacing w:after="120" w:line="440" w:lineRule="exact"/>
        <w:ind w:firstLine="482"/>
        <w:rPr>
          <w:rFonts w:ascii="Times New Roman" w:eastAsia="KaiTi" w:hAnsi="Times New Roman" w:cs="Times New Roman"/>
          <w:color w:val="auto"/>
          <w:sz w:val="24"/>
          <w:szCs w:val="24"/>
        </w:rPr>
      </w:pPr>
      <w:r w:rsidRPr="004B7B3F">
        <w:rPr>
          <w:rFonts w:ascii="Times New Roman" w:eastAsia="KaiTi" w:hAnsi="Times New Roman" w:cs="Times New Roman" w:hint="eastAsia"/>
          <w:color w:val="auto"/>
          <w:sz w:val="24"/>
          <w:szCs w:val="24"/>
        </w:rPr>
        <w:t>当前</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研究存在严重的</w:t>
      </w:r>
      <w:r w:rsidRPr="00E3759B">
        <w:rPr>
          <w:rFonts w:ascii="Times New Roman" w:eastAsia="KaiTi" w:hAnsi="Times New Roman" w:cs="Times New Roman" w:hint="eastAsia"/>
          <w:b/>
          <w:bCs/>
          <w:color w:val="auto"/>
          <w:sz w:val="24"/>
          <w:szCs w:val="24"/>
        </w:rPr>
        <w:t>认知倾斜</w:t>
      </w:r>
      <w:r w:rsidRPr="004B7B3F">
        <w:rPr>
          <w:rFonts w:ascii="Times New Roman" w:eastAsia="KaiTi" w:hAnsi="Times New Roman" w:cs="Times New Roman" w:hint="eastAsia"/>
          <w:color w:val="auto"/>
          <w:sz w:val="24"/>
          <w:szCs w:val="24"/>
        </w:rPr>
        <w:t>，绝大多数资源和关注都集中在与癌症直接相关的少数高危</w:t>
      </w:r>
      <w:r w:rsidRPr="004B7B3F">
        <w:rPr>
          <w:rFonts w:ascii="Times New Roman" w:eastAsia="KaiTi" w:hAnsi="Times New Roman" w:cs="Times New Roman"/>
          <w:color w:val="auto"/>
          <w:sz w:val="24"/>
          <w:szCs w:val="24"/>
        </w:rPr>
        <w:t xml:space="preserve"> Alpha</w:t>
      </w:r>
      <w:r w:rsidR="00AB504E">
        <w:rPr>
          <w:rFonts w:ascii="Times New Roman" w:eastAsia="KaiTi" w:hAnsi="Times New Roman" w:cs="Times New Roman" w:hint="eastAsia"/>
          <w:color w:val="auto"/>
          <w:sz w:val="24"/>
          <w:szCs w:val="24"/>
        </w:rPr>
        <w:t xml:space="preserve"> </w:t>
      </w:r>
      <w:r w:rsidR="00AB504E">
        <w:rPr>
          <w:rFonts w:ascii="Times New Roman" w:eastAsia="KaiTi" w:hAnsi="Times New Roman" w:cs="Times New Roman" w:hint="eastAsia"/>
          <w:color w:val="auto"/>
          <w:sz w:val="24"/>
          <w:szCs w:val="24"/>
        </w:rPr>
        <w:t>属</w:t>
      </w:r>
      <w:r w:rsidR="00AB504E">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 xml:space="preserve">HPV </w:t>
      </w:r>
      <w:r w:rsidRPr="004B7B3F">
        <w:rPr>
          <w:rFonts w:ascii="Times New Roman" w:eastAsia="KaiTi" w:hAnsi="Times New Roman" w:cs="Times New Roman" w:hint="eastAsia"/>
          <w:color w:val="auto"/>
          <w:sz w:val="24"/>
          <w:szCs w:val="24"/>
        </w:rPr>
        <w:t>上。然而，</w:t>
      </w:r>
      <w:r w:rsidR="00CE6644">
        <w:rPr>
          <w:rFonts w:ascii="Times New Roman" w:eastAsia="KaiTi" w:hAnsi="Times New Roman" w:cs="Times New Roman" w:hint="eastAsia"/>
          <w:color w:val="auto"/>
          <w:sz w:val="24"/>
          <w:szCs w:val="24"/>
        </w:rPr>
        <w:t>其他低危型</w:t>
      </w:r>
      <w:r w:rsidR="00CE6644">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HPV</w:t>
      </w:r>
      <w:r w:rsidRPr="004B7B3F">
        <w:rPr>
          <w:rFonts w:ascii="Times New Roman" w:eastAsia="KaiTi" w:hAnsi="Times New Roman" w:cs="Times New Roman" w:hint="eastAsia"/>
          <w:color w:val="auto"/>
          <w:sz w:val="24"/>
          <w:szCs w:val="24"/>
        </w:rPr>
        <w:t>，特别是</w:t>
      </w:r>
      <w:r w:rsidRPr="004B7B3F">
        <w:rPr>
          <w:rFonts w:ascii="Times New Roman" w:eastAsia="KaiTi" w:hAnsi="Times New Roman" w:cs="Times New Roman"/>
          <w:color w:val="auto"/>
          <w:sz w:val="24"/>
          <w:szCs w:val="24"/>
        </w:rPr>
        <w:t xml:space="preserve"> Beta </w:t>
      </w:r>
      <w:r w:rsidRPr="004B7B3F">
        <w:rPr>
          <w:rFonts w:ascii="Times New Roman" w:eastAsia="KaiTi" w:hAnsi="Times New Roman" w:cs="Times New Roman" w:hint="eastAsia"/>
          <w:color w:val="auto"/>
          <w:sz w:val="24"/>
          <w:szCs w:val="24"/>
        </w:rPr>
        <w:t>和</w:t>
      </w:r>
      <w:r w:rsidRPr="004B7B3F">
        <w:rPr>
          <w:rFonts w:ascii="Times New Roman" w:eastAsia="KaiTi" w:hAnsi="Times New Roman" w:cs="Times New Roman"/>
          <w:color w:val="auto"/>
          <w:sz w:val="24"/>
          <w:szCs w:val="24"/>
        </w:rPr>
        <w:t xml:space="preserve"> Gamma </w:t>
      </w:r>
      <w:r w:rsidRPr="004B7B3F">
        <w:rPr>
          <w:rFonts w:ascii="Times New Roman" w:eastAsia="KaiTi" w:hAnsi="Times New Roman" w:cs="Times New Roman" w:hint="eastAsia"/>
          <w:color w:val="auto"/>
          <w:sz w:val="24"/>
          <w:szCs w:val="24"/>
        </w:rPr>
        <w:t>属，是健康人群皮肤微生物组的普遍共生成员</w:t>
      </w:r>
      <w:r w:rsidR="004A1861">
        <w:rPr>
          <w:rFonts w:ascii="Times New Roman" w:eastAsia="KaiTi" w:hAnsi="Times New Roman" w:cs="Times New Roman"/>
          <w:color w:val="auto"/>
          <w:sz w:val="24"/>
          <w:szCs w:val="24"/>
        </w:rPr>
        <w:fldChar w:fldCharType="begin">
          <w:fldData xml:space="preserve">PEVuZE5vdGU+PENpdGU+PEF1dGhvcj5Gb3Vsb25nbmU8L0F1dGhvcj48WWVhcj4yMDEyPC9ZZWFy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PEVuZE5vdGU+PENpdGU+PEF1dGhvcj5Gb3Vsb25nbmU8L0F1dGhvcj48WWVhcj4yMDEyPC9ZZWFy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4A1861">
        <w:rPr>
          <w:rFonts w:ascii="Times New Roman" w:eastAsia="KaiTi" w:hAnsi="Times New Roman" w:cs="Times New Roman"/>
          <w:color w:val="auto"/>
          <w:sz w:val="24"/>
          <w:szCs w:val="24"/>
        </w:rPr>
      </w:r>
      <w:r w:rsidR="004A1861">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[53, 54]</w:t>
      </w:r>
      <w:r w:rsidR="004A1861">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。这种研究偏倚导致了对</w:t>
      </w:r>
      <w:r w:rsidRPr="004B7B3F">
        <w:rPr>
          <w:rFonts w:ascii="Times New Roman" w:eastAsia="KaiTi" w:hAnsi="Times New Roman" w:cs="Times New Roman"/>
          <w:color w:val="auto"/>
          <w:sz w:val="24"/>
          <w:szCs w:val="24"/>
        </w:rPr>
        <w:t xml:space="preserve"> </w:t>
      </w:r>
      <w:r w:rsidRPr="00E3759B">
        <w:rPr>
          <w:rFonts w:ascii="Times New Roman" w:eastAsia="KaiTi" w:hAnsi="Times New Roman" w:cs="Times New Roman"/>
          <w:b/>
          <w:bCs/>
          <w:color w:val="auto"/>
          <w:sz w:val="24"/>
          <w:szCs w:val="24"/>
        </w:rPr>
        <w:t xml:space="preserve">HPV </w:t>
      </w:r>
      <w:r w:rsidRPr="00E3759B">
        <w:rPr>
          <w:rFonts w:ascii="Times New Roman" w:eastAsia="KaiTi" w:hAnsi="Times New Roman" w:cs="Times New Roman" w:hint="eastAsia"/>
          <w:b/>
          <w:bCs/>
          <w:color w:val="auto"/>
          <w:sz w:val="24"/>
          <w:szCs w:val="24"/>
        </w:rPr>
        <w:t>自然进化模式的认知存在巨大空白</w:t>
      </w:r>
      <w:r w:rsidRPr="004B7B3F">
        <w:rPr>
          <w:rFonts w:ascii="Times New Roman" w:eastAsia="KaiTi" w:hAnsi="Times New Roman" w:cs="Times New Roman" w:hint="eastAsia"/>
          <w:color w:val="auto"/>
          <w:sz w:val="24"/>
          <w:szCs w:val="24"/>
        </w:rPr>
        <w:t>。我们对这些皮肤共生</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的遗传多样性、传播动态、宿主适应性以及在皮肤微生态中的功能知之甚少。这一知识空白的直接后果是，目前</w:t>
      </w:r>
      <w:r w:rsidRPr="003E2B20">
        <w:rPr>
          <w:rFonts w:ascii="Times New Roman" w:eastAsia="KaiTi" w:hAnsi="Times New Roman" w:cs="Times New Roman" w:hint="eastAsia"/>
          <w:b/>
          <w:bCs/>
          <w:color w:val="auto"/>
          <w:sz w:val="24"/>
          <w:szCs w:val="24"/>
        </w:rPr>
        <w:t>缺乏一个全面、高质量的</w:t>
      </w:r>
      <w:r w:rsidRPr="003E2B20">
        <w:rPr>
          <w:rFonts w:ascii="Times New Roman" w:eastAsia="KaiTi" w:hAnsi="Times New Roman" w:cs="Times New Roman"/>
          <w:b/>
          <w:bCs/>
          <w:color w:val="auto"/>
          <w:sz w:val="24"/>
          <w:szCs w:val="24"/>
        </w:rPr>
        <w:t xml:space="preserve"> Beta </w:t>
      </w:r>
      <w:r w:rsidRPr="003E2B20">
        <w:rPr>
          <w:rFonts w:ascii="Times New Roman" w:eastAsia="KaiTi" w:hAnsi="Times New Roman" w:cs="Times New Roman" w:hint="eastAsia"/>
          <w:b/>
          <w:bCs/>
          <w:color w:val="auto"/>
          <w:sz w:val="24"/>
          <w:szCs w:val="24"/>
        </w:rPr>
        <w:t>和</w:t>
      </w:r>
      <w:r w:rsidRPr="003E2B20">
        <w:rPr>
          <w:rFonts w:ascii="Times New Roman" w:eastAsia="KaiTi" w:hAnsi="Times New Roman" w:cs="Times New Roman"/>
          <w:b/>
          <w:bCs/>
          <w:color w:val="auto"/>
          <w:sz w:val="24"/>
          <w:szCs w:val="24"/>
        </w:rPr>
        <w:t xml:space="preserve"> Gamma </w:t>
      </w:r>
      <w:r w:rsidRPr="003E2B20">
        <w:rPr>
          <w:rFonts w:ascii="Times New Roman" w:eastAsia="KaiTi" w:hAnsi="Times New Roman" w:cs="Times New Roman" w:hint="eastAsia"/>
          <w:b/>
          <w:bCs/>
          <w:color w:val="auto"/>
          <w:sz w:val="24"/>
          <w:szCs w:val="24"/>
        </w:rPr>
        <w:t>属</w:t>
      </w:r>
      <w:r w:rsidRPr="003E2B20">
        <w:rPr>
          <w:rFonts w:ascii="Times New Roman" w:eastAsia="KaiTi" w:hAnsi="Times New Roman" w:cs="Times New Roman"/>
          <w:b/>
          <w:bCs/>
          <w:color w:val="auto"/>
          <w:sz w:val="24"/>
          <w:szCs w:val="24"/>
        </w:rPr>
        <w:t xml:space="preserve"> HPV </w:t>
      </w:r>
      <w:r w:rsidRPr="003E2B20">
        <w:rPr>
          <w:rFonts w:ascii="Times New Roman" w:eastAsia="KaiTi" w:hAnsi="Times New Roman" w:cs="Times New Roman" w:hint="eastAsia"/>
          <w:b/>
          <w:bCs/>
          <w:color w:val="auto"/>
          <w:sz w:val="24"/>
          <w:szCs w:val="24"/>
        </w:rPr>
        <w:t>参考基因组数据库</w:t>
      </w:r>
      <w:r w:rsidRPr="004B7B3F">
        <w:rPr>
          <w:rFonts w:ascii="Times New Roman" w:eastAsia="KaiTi" w:hAnsi="Times New Roman" w:cs="Times New Roman" w:hint="eastAsia"/>
          <w:color w:val="auto"/>
          <w:sz w:val="24"/>
          <w:szCs w:val="24"/>
        </w:rPr>
        <w:t>。这一缺失制约了宏基因组学研究的深度和准确性，使得大量测序读段因无法比对到合适的参考序列而被归为“暗物质”，在一定程度上阻碍了对免疫缺陷等特殊人群皮肤微生态失调机制的深入探索。</w:t>
      </w:r>
    </w:p>
    <w:p w14:paraId="7E64A32D" w14:textId="2FD028D4" w:rsidR="004B7B3F" w:rsidRPr="001B01EC" w:rsidRDefault="004B7B3F" w:rsidP="004B7B3F">
      <w:pPr>
        <w:spacing w:line="440" w:lineRule="exact"/>
        <w:ind w:firstLine="480"/>
        <w:rPr>
          <w:rFonts w:ascii="Times New Roman" w:eastAsia="KaiTi" w:hAnsi="Times New Roman" w:cs="Times New Roman"/>
          <w:b/>
          <w:bCs/>
          <w:color w:val="auto"/>
          <w:sz w:val="24"/>
          <w:szCs w:val="24"/>
        </w:rPr>
      </w:pPr>
      <w:r w:rsidRPr="001B01EC">
        <w:rPr>
          <w:rFonts w:ascii="Times New Roman" w:eastAsia="KaiTi" w:hAnsi="Times New Roman" w:cs="Times New Roman"/>
          <w:b/>
          <w:bCs/>
          <w:color w:val="auto"/>
          <w:sz w:val="24"/>
          <w:szCs w:val="24"/>
        </w:rPr>
        <w:t xml:space="preserve">1.2.5 </w:t>
      </w:r>
      <w:r w:rsidRPr="001B01EC">
        <w:rPr>
          <w:rFonts w:ascii="Times New Roman" w:eastAsia="KaiTi" w:hAnsi="Times New Roman" w:cs="Times New Roman" w:hint="eastAsia"/>
          <w:b/>
          <w:bCs/>
          <w:color w:val="auto"/>
          <w:sz w:val="24"/>
          <w:szCs w:val="24"/>
        </w:rPr>
        <w:t>缺乏为解析</w:t>
      </w:r>
      <w:r w:rsidR="001B01EC">
        <w:rPr>
          <w:rFonts w:ascii="Times New Roman" w:eastAsia="KaiTi" w:hAnsi="Times New Roman" w:cs="Times New Roman" w:hint="eastAsia"/>
          <w:b/>
          <w:bCs/>
          <w:color w:val="auto"/>
          <w:sz w:val="24"/>
          <w:szCs w:val="24"/>
        </w:rPr>
        <w:t xml:space="preserve"> </w:t>
      </w:r>
      <w:r w:rsidRPr="001B01EC">
        <w:rPr>
          <w:rFonts w:ascii="Times New Roman" w:eastAsia="KaiTi" w:hAnsi="Times New Roman" w:cs="Times New Roman"/>
          <w:b/>
          <w:bCs/>
          <w:color w:val="auto"/>
          <w:sz w:val="24"/>
          <w:szCs w:val="24"/>
        </w:rPr>
        <w:t>HPV</w:t>
      </w:r>
      <w:r w:rsidR="001B01EC">
        <w:rPr>
          <w:rFonts w:ascii="Times New Roman" w:eastAsia="KaiTi" w:hAnsi="Times New Roman" w:cs="Times New Roman" w:hint="eastAsia"/>
          <w:b/>
          <w:bCs/>
          <w:color w:val="auto"/>
          <w:sz w:val="24"/>
          <w:szCs w:val="24"/>
        </w:rPr>
        <w:t xml:space="preserve"> </w:t>
      </w:r>
      <w:r w:rsidRPr="001B01EC">
        <w:rPr>
          <w:rFonts w:ascii="Times New Roman" w:eastAsia="KaiTi" w:hAnsi="Times New Roman" w:cs="Times New Roman" w:hint="eastAsia"/>
          <w:b/>
          <w:bCs/>
          <w:color w:val="auto"/>
          <w:sz w:val="24"/>
          <w:szCs w:val="24"/>
        </w:rPr>
        <w:t>宿主内进化动态而设计的定量分析模型</w:t>
      </w:r>
    </w:p>
    <w:p w14:paraId="251F32C6" w14:textId="35C31327" w:rsidR="0084154C" w:rsidRPr="00A61E58" w:rsidRDefault="004B7B3F" w:rsidP="004B7B3F">
      <w:pPr>
        <w:spacing w:line="440" w:lineRule="exact"/>
        <w:ind w:firstLine="480"/>
        <w:rPr>
          <w:rFonts w:ascii="Times New Roman" w:eastAsia="KaiTi" w:hAnsi="Times New Roman" w:cs="Times New Roman"/>
          <w:color w:val="auto"/>
          <w:sz w:val="24"/>
          <w:szCs w:val="24"/>
        </w:rPr>
      </w:pPr>
      <w:r w:rsidRPr="004B7B3F">
        <w:rPr>
          <w:rFonts w:ascii="Times New Roman" w:eastAsia="KaiTi" w:hAnsi="Times New Roman" w:cs="Times New Roman" w:hint="eastAsia"/>
          <w:color w:val="auto"/>
          <w:sz w:val="24"/>
          <w:szCs w:val="24"/>
        </w:rPr>
        <w:t>尽管现有的宏基因组测序数据分析流程（如</w:t>
      </w:r>
      <w:r w:rsidR="00602E2D">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SPAdes</w:t>
      </w:r>
      <w:r w:rsidR="00D05BED" w:rsidRPr="00D05BED">
        <w:t xml:space="preserve"> </w:t>
      </w:r>
      <w:r w:rsidR="00BA3DA6">
        <w:rPr>
          <w:rFonts w:ascii="Times New Roman" w:eastAsia="KaiTi" w:hAnsi="Times New Roman" w:cs="Times New Roman"/>
          <w:color w:val="auto"/>
          <w:sz w:val="24"/>
          <w:szCs w:val="24"/>
        </w:rPr>
        <w:fldChar w:fldCharType="begin">
          <w:fldData xml:space="preserve">PEVuZE5vdGU+PENpdGU+PEF1dGhvcj5QcmppYmVsc2tpPC9BdXRob3I+PFllYXI+MjAyMDwvWWVh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PEVuZE5vdGU+PENpdGU+PEF1dGhvcj5QcmppYmVsc2tpPC9BdXRob3I+PFllYXI+MjAyMDwvWWVh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BA3DA6">
        <w:rPr>
          <w:rFonts w:ascii="Times New Roman" w:eastAsia="KaiTi" w:hAnsi="Times New Roman" w:cs="Times New Roman"/>
          <w:color w:val="auto"/>
          <w:sz w:val="24"/>
          <w:szCs w:val="24"/>
        </w:rPr>
      </w:r>
      <w:r w:rsidR="00BA3DA6">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[55]</w:t>
      </w:r>
      <w:r w:rsidR="00BA3DA6">
        <w:rPr>
          <w:rFonts w:ascii="Times New Roman" w:eastAsia="KaiTi" w:hAnsi="Times New Roman" w:cs="Times New Roman"/>
          <w:color w:val="auto"/>
          <w:sz w:val="24"/>
          <w:szCs w:val="24"/>
        </w:rPr>
        <w:fldChar w:fldCharType="end"/>
      </w:r>
      <w:r w:rsidR="00602E2D">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hint="eastAsia"/>
          <w:color w:val="auto"/>
          <w:sz w:val="24"/>
          <w:szCs w:val="24"/>
        </w:rPr>
        <w:t>和</w:t>
      </w:r>
      <w:r w:rsidR="00602E2D">
        <w:rPr>
          <w:rFonts w:ascii="Times New Roman" w:eastAsia="KaiTi" w:hAnsi="Times New Roman" w:cs="Times New Roman" w:hint="eastAsia"/>
          <w:color w:val="auto"/>
          <w:sz w:val="24"/>
          <w:szCs w:val="24"/>
        </w:rPr>
        <w:t xml:space="preserve"> </w:t>
      </w:r>
      <w:r w:rsidRPr="004B7B3F">
        <w:rPr>
          <w:rFonts w:ascii="Times New Roman" w:eastAsia="KaiTi" w:hAnsi="Times New Roman" w:cs="Times New Roman"/>
          <w:color w:val="auto"/>
          <w:sz w:val="24"/>
          <w:szCs w:val="24"/>
        </w:rPr>
        <w:t>MEGAHIT</w:t>
      </w:r>
      <w:r w:rsidR="00BA3DA6" w:rsidRPr="00BA3DA6">
        <w:t xml:space="preserve"> </w:t>
      </w:r>
      <w:r w:rsidR="00BA3DA6">
        <w:rPr>
          <w:rFonts w:ascii="Times New Roman" w:eastAsia="KaiTi" w:hAnsi="Times New Roman" w:cs="Times New Roman"/>
          <w:color w:val="auto"/>
          <w:sz w:val="24"/>
          <w:szCs w:val="24"/>
        </w:rPr>
        <w:fldChar w:fldCharType="begin">
          <w:fldData xml:space="preserve">PEVuZE5vdGU+PENpdGU+PEF1dGhvcj5MaTwvQXV0aG9yPjxZZWFyPjIwMTU8L1llYXI+PFJlY051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</w:fldData>
        </w:fldChar>
      </w:r>
      <w:r w:rsidR="00BD3014">
        <w:rPr>
          <w:rFonts w:ascii="Times New Roman" w:eastAsia="KaiTi" w:hAnsi="Times New Roman" w:cs="Times New Roman"/>
          <w:color w:val="auto"/>
          <w:sz w:val="24"/>
          <w:szCs w:val="24"/>
        </w:rPr>
        <w:instrText xml:space="preserve"> ADDIN EN.CITE </w:instrText>
      </w:r>
      <w:r w:rsidR="00BD3014">
        <w:rPr>
          <w:rFonts w:ascii="Times New Roman" w:eastAsia="KaiTi" w:hAnsi="Times New Roman" w:cs="Times New Roman"/>
          <w:color w:val="auto"/>
          <w:sz w:val="24"/>
          <w:szCs w:val="24"/>
        </w:rPr>
        <w:fldChar w:fldCharType="begin">
          <w:fldData xml:space="preserve">PEVuZE5vdGU+PENpdGU+PEF1dGhvcj5MaTwvQXV0aG9yPjxZZWFyPjIwMTU8L1llYXI+PFJlY051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</w:fldData>
        </w:fldChar>
      </w:r>
      <w:r w:rsidR="00BD3014">
        <w:rPr>
          <w:rFonts w:ascii="Times New Roman" w:eastAsia="KaiTi" w:hAnsi="Times New Roman" w:cs="Times New Roman"/>
          <w:color w:val="auto"/>
          <w:sz w:val="24"/>
          <w:szCs w:val="24"/>
        </w:rPr>
        <w:instrText xml:space="preserve"> ADDIN EN.CITE.DATA </w:instrText>
      </w:r>
      <w:r w:rsidR="00BD3014">
        <w:rPr>
          <w:rFonts w:ascii="Times New Roman" w:eastAsia="KaiTi" w:hAnsi="Times New Roman" w:cs="Times New Roman"/>
          <w:color w:val="auto"/>
          <w:sz w:val="24"/>
          <w:szCs w:val="24"/>
        </w:rPr>
      </w:r>
      <w:r w:rsidR="00BD3014">
        <w:rPr>
          <w:rFonts w:ascii="Times New Roman" w:eastAsia="KaiTi" w:hAnsi="Times New Roman" w:cs="Times New Roman"/>
          <w:color w:val="auto"/>
          <w:sz w:val="24"/>
          <w:szCs w:val="24"/>
        </w:rPr>
        <w:fldChar w:fldCharType="end"/>
      </w:r>
      <w:r w:rsidR="00BA3DA6">
        <w:rPr>
          <w:rFonts w:ascii="Times New Roman" w:eastAsia="KaiTi" w:hAnsi="Times New Roman" w:cs="Times New Roman"/>
          <w:color w:val="auto"/>
          <w:sz w:val="24"/>
          <w:szCs w:val="24"/>
        </w:rPr>
      </w:r>
      <w:r w:rsidR="00BA3DA6">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[56]</w:t>
      </w:r>
      <w:r w:rsidR="00BA3DA6">
        <w:rPr>
          <w:rFonts w:ascii="Times New Roman" w:eastAsia="KaiTi" w:hAnsi="Times New Roman" w:cs="Times New Roman"/>
          <w:color w:val="auto"/>
          <w:sz w:val="24"/>
          <w:szCs w:val="24"/>
        </w:rPr>
        <w:fldChar w:fldCharType="end"/>
      </w:r>
      <w:r w:rsidR="00631147">
        <w:rPr>
          <w:rFonts w:ascii="Times New Roman" w:eastAsia="KaiTi" w:hAnsi="Times New Roman" w:cs="Times New Roman" w:hint="eastAsia"/>
          <w:color w:val="auto"/>
          <w:sz w:val="24"/>
          <w:szCs w:val="24"/>
        </w:rPr>
        <w:t xml:space="preserve"> </w:t>
      </w:r>
      <w:r w:rsidR="00631147">
        <w:rPr>
          <w:rFonts w:ascii="Times New Roman" w:eastAsia="KaiTi" w:hAnsi="Times New Roman" w:cs="Times New Roman" w:hint="eastAsia"/>
          <w:color w:val="auto"/>
          <w:sz w:val="24"/>
          <w:szCs w:val="24"/>
        </w:rPr>
        <w:t>等</w:t>
      </w:r>
      <w:r w:rsidRPr="004B7B3F">
        <w:rPr>
          <w:rFonts w:ascii="Times New Roman" w:eastAsia="KaiTi" w:hAnsi="Times New Roman" w:cs="Times New Roman" w:hint="eastAsia"/>
          <w:color w:val="auto"/>
          <w:sz w:val="24"/>
          <w:szCs w:val="24"/>
        </w:rPr>
        <w:t>）能够有效地进行病毒基因组的</w:t>
      </w:r>
      <w:r w:rsidR="00F041C1">
        <w:rPr>
          <w:rFonts w:ascii="Times New Roman" w:eastAsia="KaiTi" w:hAnsi="Times New Roman" w:cs="Times New Roman" w:hint="eastAsia"/>
          <w:color w:val="auto"/>
          <w:sz w:val="24"/>
          <w:szCs w:val="24"/>
        </w:rPr>
        <w:t>自动</w:t>
      </w:r>
      <w:r w:rsidRPr="004B7B3F">
        <w:rPr>
          <w:rFonts w:ascii="Times New Roman" w:eastAsia="KaiTi" w:hAnsi="Times New Roman" w:cs="Times New Roman" w:hint="eastAsia"/>
          <w:color w:val="auto"/>
          <w:sz w:val="24"/>
          <w:szCs w:val="24"/>
        </w:rPr>
        <w:t>从头组装，帮助研究者在宏观层面鉴定样本中的病原体种类，但这些工具并非为解析宿主内病毒的微观进化动态而设</w:t>
      </w:r>
      <w:r w:rsidRPr="004B7B3F">
        <w:rPr>
          <w:rFonts w:ascii="Times New Roman" w:eastAsia="KaiTi" w:hAnsi="Times New Roman" w:cs="Times New Roman" w:hint="eastAsia"/>
          <w:color w:val="auto"/>
          <w:sz w:val="24"/>
          <w:szCs w:val="24"/>
        </w:rPr>
        <w:lastRenderedPageBreak/>
        <w:t>计。当我们</w:t>
      </w:r>
      <w:r w:rsidRPr="00C4517F">
        <w:rPr>
          <w:rFonts w:ascii="Times New Roman" w:eastAsia="KaiTi" w:hAnsi="Times New Roman" w:cs="Times New Roman" w:hint="eastAsia"/>
          <w:b/>
          <w:bCs/>
          <w:color w:val="auto"/>
          <w:sz w:val="24"/>
          <w:szCs w:val="24"/>
        </w:rPr>
        <w:t>希望从深度测序数据中提取更高分辨率的信息</w:t>
      </w:r>
      <w:r w:rsidRPr="004B7B3F">
        <w:rPr>
          <w:rFonts w:ascii="Times New Roman" w:eastAsia="KaiTi" w:hAnsi="Times New Roman" w:cs="Times New Roman" w:hint="eastAsia"/>
          <w:color w:val="auto"/>
          <w:sz w:val="24"/>
          <w:szCs w:val="24"/>
        </w:rPr>
        <w:t>，如</w:t>
      </w:r>
      <w:r w:rsidRPr="004B7B3F">
        <w:rPr>
          <w:rFonts w:ascii="Times New Roman" w:eastAsia="KaiTi" w:hAnsi="Times New Roman" w:cs="Times New Roman"/>
          <w:color w:val="auto"/>
          <w:sz w:val="24"/>
          <w:szCs w:val="24"/>
        </w:rPr>
        <w:t xml:space="preserve"> iSNV </w:t>
      </w:r>
      <w:r w:rsidRPr="004B7B3F">
        <w:rPr>
          <w:rFonts w:ascii="Times New Roman" w:eastAsia="KaiTi" w:hAnsi="Times New Roman" w:cs="Times New Roman" w:hint="eastAsia"/>
          <w:color w:val="auto"/>
          <w:sz w:val="24"/>
          <w:szCs w:val="24"/>
        </w:rPr>
        <w:t>的频率动态、重组事件的发生率以及不同病毒株间的竞争与演替时，现有分析方法便显得</w:t>
      </w:r>
      <w:r w:rsidR="00C9790B">
        <w:rPr>
          <w:rFonts w:ascii="Times New Roman" w:eastAsia="KaiTi" w:hAnsi="Times New Roman" w:cs="Times New Roman" w:hint="eastAsia"/>
          <w:color w:val="auto"/>
          <w:sz w:val="24"/>
          <w:szCs w:val="24"/>
        </w:rPr>
        <w:t>较为</w:t>
      </w:r>
      <w:r w:rsidRPr="004B7B3F">
        <w:rPr>
          <w:rFonts w:ascii="Times New Roman" w:eastAsia="KaiTi" w:hAnsi="Times New Roman" w:cs="Times New Roman" w:hint="eastAsia"/>
          <w:color w:val="auto"/>
          <w:sz w:val="24"/>
          <w:szCs w:val="24"/>
        </w:rPr>
        <w:t>吃力。目前，领域内缺乏专门为</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这类低突变率</w:t>
      </w:r>
      <w:r w:rsidRPr="004B7B3F">
        <w:rPr>
          <w:rFonts w:ascii="Times New Roman" w:eastAsia="KaiTi" w:hAnsi="Times New Roman" w:cs="Times New Roman"/>
          <w:color w:val="auto"/>
          <w:sz w:val="24"/>
          <w:szCs w:val="24"/>
        </w:rPr>
        <w:t xml:space="preserve"> DNA </w:t>
      </w:r>
      <w:r w:rsidRPr="004B7B3F">
        <w:rPr>
          <w:rFonts w:ascii="Times New Roman" w:eastAsia="KaiTi" w:hAnsi="Times New Roman" w:cs="Times New Roman" w:hint="eastAsia"/>
          <w:color w:val="auto"/>
          <w:sz w:val="24"/>
          <w:szCs w:val="24"/>
        </w:rPr>
        <w:t>病毒进化设计的定量分析模型。这样的模型需要能够</w:t>
      </w:r>
      <w:r w:rsidRPr="006D7FA2">
        <w:rPr>
          <w:rFonts w:ascii="Times New Roman" w:eastAsia="KaiTi" w:hAnsi="Times New Roman" w:cs="Times New Roman" w:hint="eastAsia"/>
          <w:b/>
          <w:bCs/>
          <w:color w:val="auto"/>
          <w:sz w:val="24"/>
          <w:szCs w:val="24"/>
        </w:rPr>
        <w:t>整合复杂的生物学特性</w:t>
      </w:r>
      <w:r w:rsidRPr="004B7B3F">
        <w:rPr>
          <w:rFonts w:ascii="Times New Roman" w:eastAsia="KaiTi" w:hAnsi="Times New Roman" w:cs="Times New Roman" w:hint="eastAsia"/>
          <w:color w:val="auto"/>
          <w:sz w:val="24"/>
          <w:szCs w:val="24"/>
        </w:rPr>
        <w:t>（如潜在的重组机制），并</w:t>
      </w:r>
      <w:r w:rsidRPr="00C4517F">
        <w:rPr>
          <w:rFonts w:ascii="Times New Roman" w:eastAsia="KaiTi" w:hAnsi="Times New Roman" w:cs="Times New Roman" w:hint="eastAsia"/>
          <w:b/>
          <w:bCs/>
          <w:color w:val="auto"/>
          <w:sz w:val="24"/>
          <w:szCs w:val="24"/>
        </w:rPr>
        <w:t>直接从上游的深度测序数据中准确推断</w:t>
      </w:r>
      <w:r w:rsidRPr="004B7B3F">
        <w:rPr>
          <w:rFonts w:ascii="Times New Roman" w:eastAsia="KaiTi" w:hAnsi="Times New Roman" w:cs="Times New Roman" w:hint="eastAsia"/>
          <w:color w:val="auto"/>
          <w:sz w:val="24"/>
          <w:szCs w:val="24"/>
        </w:rPr>
        <w:t>突变、选择和遗传漂变等进化参数</w:t>
      </w:r>
      <w:r w:rsidR="00696FFD">
        <w:rPr>
          <w:rFonts w:ascii="Times New Roman" w:eastAsia="KaiTi" w:hAnsi="Times New Roman" w:cs="Times New Roman"/>
          <w:color w:val="auto"/>
          <w:sz w:val="24"/>
          <w:szCs w:val="24"/>
        </w:rPr>
        <w:fldChar w:fldCharType="begin"/>
      </w:r>
      <w:r w:rsidR="00BD3014">
        <w:rPr>
          <w:rFonts w:ascii="Times New Roman" w:eastAsia="KaiTi" w:hAnsi="Times New Roman" w:cs="Times New Roman"/>
          <w:color w:val="auto"/>
          <w:sz w:val="24"/>
          <w:szCs w:val="24"/>
        </w:rPr>
        <w:instrText xml:space="preserve"> ADDIN EN.CITE &lt;EndNote&gt;&lt;Cite&gt;&lt;Author&gt;Isakov&lt;/Author&gt;&lt;Year&gt;2015&lt;/Year&gt;&lt;RecNum&gt;152&lt;/RecNum&gt;&lt;DisplayText&gt;&lt;style face="superscript"&gt;[57]&lt;/style&gt;&lt;/DisplayText&gt;&lt;record&gt;&lt;rec-number&gt;152&lt;/rec-number&gt;&lt;foreign-keys&gt;&lt;key app="EN" db-id="0wvdsrxzkvxtwhe2ed7v2zdztwfx02sxr5zp" timestamp="1755539008"&gt;152&lt;/key&gt;&lt;/foreign-keys&gt;&lt;ref-type name="Journal Article"&gt;17&lt;/ref-type&gt;&lt;contributors&gt;&lt;authors&gt;&lt;author&gt;Isakov, Ofer&lt;/author&gt;&lt;author&gt;Bordería, Antonio V&lt;/author&gt;&lt;author&gt;Golan, David&lt;/author&gt;&lt;author&gt;Hamenahem, Amir&lt;/author&gt;&lt;author&gt;Celniker, Gershon&lt;/author&gt;&lt;author&gt;Yoffe, Liron&lt;/author&gt;&lt;author&gt;Blanc, Herve&lt;/author&gt;&lt;author&gt;Vignuzzi, Marco&lt;/author&gt;&lt;author&gt;Shomron, Noam&lt;/author&gt;&lt;/authors&gt;&lt;/contributors&gt;&lt;titles&gt;&lt;title&gt;Deep sequencing analysis of viral infection and evolution allows rapid and detailed characterization of viral mutant spectrum&lt;/title&gt;&lt;secondary-title&gt;Bioinformatics&lt;/secondary-title&gt;&lt;/titles&gt;&lt;periodical&gt;&lt;full-title&gt;Bioinformatics&lt;/full-title&gt;&lt;abbr-1&gt;Bioinformatics&lt;/abbr-1&gt;&lt;/periodical&gt;&lt;pages&gt;2141-2150&lt;/pages&gt;&lt;volume&gt;31&lt;/volume&gt;&lt;number&gt;13&lt;/number&gt;&lt;dates&gt;&lt;year&gt;2015&lt;/year&gt;&lt;/dates&gt;&lt;isbn&gt;1367-4811&lt;/isbn&gt;&lt;urls&gt;&lt;/urls&gt;&lt;/record&gt;&lt;/Cite&gt;&lt;/EndNote&gt;</w:instrText>
      </w:r>
      <w:r w:rsidR="00696FFD">
        <w:rPr>
          <w:rFonts w:ascii="Times New Roman" w:eastAsia="KaiTi" w:hAnsi="Times New Roman" w:cs="Times New Roman"/>
          <w:color w:val="auto"/>
          <w:sz w:val="24"/>
          <w:szCs w:val="24"/>
        </w:rPr>
        <w:fldChar w:fldCharType="separate"/>
      </w:r>
      <w:r w:rsidR="00BD3014" w:rsidRPr="00BD3014">
        <w:rPr>
          <w:rFonts w:ascii="Times New Roman" w:eastAsia="KaiTi" w:hAnsi="Times New Roman" w:cs="Times New Roman"/>
          <w:noProof/>
          <w:color w:val="auto"/>
          <w:sz w:val="24"/>
          <w:szCs w:val="24"/>
          <w:vertAlign w:val="superscript"/>
        </w:rPr>
        <w:t>[57]</w:t>
      </w:r>
      <w:r w:rsidR="00696FFD">
        <w:rPr>
          <w:rFonts w:ascii="Times New Roman" w:eastAsia="KaiTi" w:hAnsi="Times New Roman" w:cs="Times New Roman"/>
          <w:color w:val="auto"/>
          <w:sz w:val="24"/>
          <w:szCs w:val="24"/>
        </w:rPr>
        <w:fldChar w:fldCharType="end"/>
      </w:r>
      <w:r w:rsidRPr="004B7B3F">
        <w:rPr>
          <w:rFonts w:ascii="Times New Roman" w:eastAsia="KaiTi" w:hAnsi="Times New Roman" w:cs="Times New Roman" w:hint="eastAsia"/>
          <w:color w:val="auto"/>
          <w:sz w:val="24"/>
          <w:szCs w:val="24"/>
        </w:rPr>
        <w:t>。这一方法学上的不足，是当前限制我们从基因组数据中定量重构</w:t>
      </w:r>
      <w:r w:rsidRPr="004B7B3F">
        <w:rPr>
          <w:rFonts w:ascii="Times New Roman" w:eastAsia="KaiTi" w:hAnsi="Times New Roman" w:cs="Times New Roman"/>
          <w:color w:val="auto"/>
          <w:sz w:val="24"/>
          <w:szCs w:val="24"/>
        </w:rPr>
        <w:t xml:space="preserve"> HPV </w:t>
      </w:r>
      <w:r w:rsidRPr="004B7B3F">
        <w:rPr>
          <w:rFonts w:ascii="Times New Roman" w:eastAsia="KaiTi" w:hAnsi="Times New Roman" w:cs="Times New Roman" w:hint="eastAsia"/>
          <w:color w:val="auto"/>
          <w:sz w:val="24"/>
          <w:szCs w:val="24"/>
        </w:rPr>
        <w:t>宿主内进化历史和预测其未来演化趋势的主要障碍之一。</w:t>
      </w:r>
    </w:p>
    <w:p w14:paraId="43EE7EFA" w14:textId="77777777" w:rsidR="000A3B75" w:rsidRPr="00A61E58" w:rsidRDefault="000A3B75" w:rsidP="0047667F">
      <w:pPr>
        <w:spacing w:line="440" w:lineRule="exact"/>
        <w:rPr>
          <w:rFonts w:ascii="Times New Roman" w:eastAsia="KaiTi" w:hAnsi="Times New Roman" w:cs="Times New Roman"/>
          <w:color w:val="auto"/>
          <w:sz w:val="24"/>
          <w:szCs w:val="24"/>
        </w:rPr>
      </w:pPr>
    </w:p>
    <w:p w14:paraId="5EE1EB15" w14:textId="4E872F03" w:rsidR="000A3B75" w:rsidRPr="00843994" w:rsidRDefault="0047667F" w:rsidP="000D3B1B">
      <w:pPr>
        <w:spacing w:after="120" w:line="440" w:lineRule="exact"/>
        <w:rPr>
          <w:rFonts w:ascii="Times New Roman" w:eastAsia="KaiTi" w:hAnsi="Times New Roman" w:cs="Times New Roman"/>
          <w:b/>
          <w:bCs/>
          <w:color w:val="auto"/>
          <w:sz w:val="28"/>
          <w:szCs w:val="28"/>
        </w:rPr>
      </w:pPr>
      <w:r w:rsidRPr="00843994">
        <w:rPr>
          <w:rFonts w:ascii="Times New Roman" w:eastAsia="KaiTi" w:hAnsi="Times New Roman" w:cs="Times New Roman"/>
          <w:b/>
          <w:bCs/>
          <w:color w:val="auto"/>
          <w:sz w:val="28"/>
          <w:szCs w:val="28"/>
        </w:rPr>
        <w:t xml:space="preserve">1.3 </w:t>
      </w:r>
      <w:r w:rsidRPr="00843994">
        <w:rPr>
          <w:rFonts w:ascii="Times New Roman" w:eastAsia="KaiTi" w:hAnsi="Times New Roman" w:cs="Times New Roman" w:hint="eastAsia"/>
          <w:b/>
          <w:bCs/>
          <w:color w:val="auto"/>
          <w:sz w:val="28"/>
          <w:szCs w:val="28"/>
        </w:rPr>
        <w:t>科学假设与研究意义</w:t>
      </w:r>
    </w:p>
    <w:p w14:paraId="02FC7068" w14:textId="5BA95D3A" w:rsidR="000D3B1B" w:rsidRPr="000D3B1B" w:rsidRDefault="000D3B1B" w:rsidP="00F51F82">
      <w:pPr>
        <w:spacing w:after="120" w:line="440" w:lineRule="exact"/>
        <w:ind w:firstLine="420"/>
        <w:rPr>
          <w:rFonts w:ascii="Times New Roman" w:eastAsia="KaiTi" w:hAnsi="Times New Roman" w:cs="Times New Roman"/>
          <w:color w:val="auto"/>
          <w:sz w:val="24"/>
          <w:szCs w:val="24"/>
        </w:rPr>
      </w:pPr>
      <w:r w:rsidRPr="000D3B1B">
        <w:rPr>
          <w:rFonts w:ascii="Times New Roman" w:eastAsia="KaiTi" w:hAnsi="Times New Roman" w:cs="Times New Roman" w:hint="eastAsia"/>
          <w:color w:val="auto"/>
          <w:sz w:val="24"/>
          <w:szCs w:val="24"/>
        </w:rPr>
        <w:t>本研究基于</w:t>
      </w:r>
      <w:r w:rsidRPr="000D3B1B">
        <w:rPr>
          <w:rFonts w:ascii="Times New Roman" w:eastAsia="KaiTi" w:hAnsi="Times New Roman" w:cs="Times New Roman"/>
          <w:color w:val="auto"/>
          <w:sz w:val="24"/>
          <w:szCs w:val="24"/>
        </w:rPr>
        <w:t xml:space="preserve"> DOCK8 </w:t>
      </w:r>
      <w:r w:rsidRPr="000D3B1B">
        <w:rPr>
          <w:rFonts w:ascii="Times New Roman" w:eastAsia="KaiTi" w:hAnsi="Times New Roman" w:cs="Times New Roman" w:hint="eastAsia"/>
          <w:color w:val="auto"/>
          <w:sz w:val="24"/>
          <w:szCs w:val="24"/>
        </w:rPr>
        <w:t>免疫缺陷症独特的病理生理学特征，构建了一个研究宿主</w:t>
      </w:r>
      <w:r w:rsidRPr="000D3B1B">
        <w:rPr>
          <w:rFonts w:ascii="Times New Roman" w:eastAsia="KaiTi" w:hAnsi="Times New Roman" w:cs="Times New Roman"/>
          <w:color w:val="auto"/>
          <w:sz w:val="24"/>
          <w:szCs w:val="24"/>
        </w:rPr>
        <w:t>-</w:t>
      </w:r>
      <w:r w:rsidRPr="000D3B1B">
        <w:rPr>
          <w:rFonts w:ascii="Times New Roman" w:eastAsia="KaiTi" w:hAnsi="Times New Roman" w:cs="Times New Roman" w:hint="eastAsia"/>
          <w:color w:val="auto"/>
          <w:sz w:val="24"/>
          <w:szCs w:val="24"/>
        </w:rPr>
        <w:t>病毒协同进化的独特的自然实验模型。在此模型中，我们提出以下核心科学假设：</w:t>
      </w:r>
      <w:r w:rsidRPr="000C0624">
        <w:rPr>
          <w:rFonts w:ascii="Times New Roman" w:eastAsia="KaiTi" w:hAnsi="Times New Roman" w:cs="Times New Roman"/>
          <w:b/>
          <w:bCs/>
          <w:color w:val="auto"/>
          <w:sz w:val="24"/>
          <w:szCs w:val="24"/>
        </w:rPr>
        <w:t xml:space="preserve">DOCK8 </w:t>
      </w:r>
      <w:r w:rsidRPr="000C0624">
        <w:rPr>
          <w:rFonts w:ascii="Times New Roman" w:eastAsia="KaiTi" w:hAnsi="Times New Roman" w:cs="Times New Roman" w:hint="eastAsia"/>
          <w:b/>
          <w:bCs/>
          <w:color w:val="auto"/>
          <w:sz w:val="24"/>
          <w:szCs w:val="24"/>
        </w:rPr>
        <w:t>缺陷患者皮肤中高度多样化的</w:t>
      </w:r>
      <w:r w:rsidRPr="000C0624">
        <w:rPr>
          <w:rFonts w:ascii="Times New Roman" w:eastAsia="KaiTi" w:hAnsi="Times New Roman" w:cs="Times New Roman"/>
          <w:b/>
          <w:bCs/>
          <w:color w:val="auto"/>
          <w:sz w:val="24"/>
          <w:szCs w:val="24"/>
        </w:rPr>
        <w:t xml:space="preserve"> HPV </w:t>
      </w:r>
      <w:r w:rsidRPr="000C0624">
        <w:rPr>
          <w:rFonts w:ascii="Times New Roman" w:eastAsia="KaiTi" w:hAnsi="Times New Roman" w:cs="Times New Roman" w:hint="eastAsia"/>
          <w:b/>
          <w:bCs/>
          <w:color w:val="auto"/>
          <w:sz w:val="24"/>
          <w:szCs w:val="24"/>
        </w:rPr>
        <w:t>群落主要源于加速的宿主内进化，而非环境中多重病毒株的重复获得。</w:t>
      </w:r>
      <w:r w:rsidRPr="000D3B1B">
        <w:rPr>
          <w:rFonts w:ascii="Times New Roman" w:eastAsia="KaiTi" w:hAnsi="Times New Roman" w:cs="Times New Roman" w:hint="eastAsia"/>
          <w:color w:val="auto"/>
          <w:sz w:val="24"/>
          <w:szCs w:val="24"/>
        </w:rPr>
        <w:t>我们推断，在适应性免疫监视缺失的条件下，病毒得以长期、高滴度复制，在特异性免疫细胞缺席的背景下无法被及时清除，为后续突变和选择提供了充足的时间与素材。因此，我们推测在通过造血干细胞移植（</w:t>
      </w:r>
      <w:r w:rsidRPr="000D3B1B">
        <w:rPr>
          <w:rFonts w:ascii="Times New Roman" w:eastAsia="KaiTi" w:hAnsi="Times New Roman" w:cs="Times New Roman"/>
          <w:color w:val="auto"/>
          <w:sz w:val="24"/>
          <w:szCs w:val="24"/>
        </w:rPr>
        <w:t>HSCT</w:t>
      </w:r>
      <w:r w:rsidRPr="000D3B1B">
        <w:rPr>
          <w:rFonts w:ascii="Times New Roman" w:eastAsia="KaiTi" w:hAnsi="Times New Roman" w:cs="Times New Roman" w:hint="eastAsia"/>
          <w:color w:val="auto"/>
          <w:sz w:val="24"/>
          <w:szCs w:val="24"/>
        </w:rPr>
        <w:t>）重建患者免疫功能后，随着适应性免疫选择压力的恢复，病毒的宿主内进化速率将降低。</w:t>
      </w:r>
      <w:r w:rsidRPr="000C0624">
        <w:rPr>
          <w:rFonts w:ascii="Times New Roman" w:eastAsia="KaiTi" w:hAnsi="Times New Roman" w:cs="Times New Roman" w:hint="eastAsia"/>
          <w:b/>
          <w:bCs/>
          <w:color w:val="auto"/>
          <w:sz w:val="24"/>
          <w:szCs w:val="24"/>
        </w:rPr>
        <w:t>在适应性免疫缺位的背景下，驱动</w:t>
      </w:r>
      <w:r w:rsidRPr="000C0624">
        <w:rPr>
          <w:rFonts w:ascii="Times New Roman" w:eastAsia="KaiTi" w:hAnsi="Times New Roman" w:cs="Times New Roman"/>
          <w:b/>
          <w:bCs/>
          <w:color w:val="auto"/>
          <w:sz w:val="24"/>
          <w:szCs w:val="24"/>
        </w:rPr>
        <w:t xml:space="preserve"> HPV </w:t>
      </w:r>
      <w:r w:rsidRPr="000C0624">
        <w:rPr>
          <w:rFonts w:ascii="Times New Roman" w:eastAsia="KaiTi" w:hAnsi="Times New Roman" w:cs="Times New Roman" w:hint="eastAsia"/>
          <w:b/>
          <w:bCs/>
          <w:color w:val="auto"/>
          <w:sz w:val="24"/>
          <w:szCs w:val="24"/>
        </w:rPr>
        <w:t>产生高度多样性的主要分子机制是宿主先天免疫压力与病毒自身的基因重组。</w:t>
      </w:r>
      <w:r w:rsidRPr="000D3B1B">
        <w:rPr>
          <w:rFonts w:ascii="Times New Roman" w:eastAsia="KaiTi" w:hAnsi="Times New Roman" w:cs="Times New Roman" w:hint="eastAsia"/>
          <w:color w:val="auto"/>
          <w:sz w:val="24"/>
          <w:szCs w:val="24"/>
        </w:rPr>
        <w:t>具体而言，我们假设被持续高病毒载量长期激活的</w:t>
      </w:r>
      <w:r w:rsidRPr="000D3B1B">
        <w:rPr>
          <w:rFonts w:ascii="Times New Roman" w:eastAsia="KaiTi" w:hAnsi="Times New Roman" w:cs="Times New Roman"/>
          <w:color w:val="auto"/>
          <w:sz w:val="24"/>
          <w:szCs w:val="24"/>
        </w:rPr>
        <w:t xml:space="preserve"> APOBEC3 </w:t>
      </w:r>
      <w:r w:rsidRPr="000D3B1B">
        <w:rPr>
          <w:rFonts w:ascii="Times New Roman" w:eastAsia="KaiTi" w:hAnsi="Times New Roman" w:cs="Times New Roman" w:hint="eastAsia"/>
          <w:color w:val="auto"/>
          <w:sz w:val="24"/>
          <w:szCs w:val="24"/>
        </w:rPr>
        <w:t>蛋白家族，是导致病毒基因组发生高频突变的关键诱变源。同时，病毒在长期富集过程中，其基因重组事件的频率也相应增加，共同构成了塑造病毒多样性的核心驱动力。</w:t>
      </w:r>
    </w:p>
    <w:p w14:paraId="0AD47805" w14:textId="4CC3A863" w:rsidR="00DE6CEF" w:rsidRPr="00DE6CEF" w:rsidRDefault="000D3B1B" w:rsidP="00C2784B">
      <w:pPr>
        <w:spacing w:after="160" w:line="440" w:lineRule="exact"/>
        <w:ind w:firstLine="420"/>
        <w:rPr>
          <w:rFonts w:ascii="Times New Roman" w:eastAsia="KaiTi" w:hAnsi="Times New Roman" w:cs="Times New Roman"/>
          <w:color w:val="auto"/>
          <w:sz w:val="24"/>
          <w:szCs w:val="24"/>
        </w:rPr>
      </w:pPr>
      <w:r w:rsidRPr="000D3B1B">
        <w:rPr>
          <w:rFonts w:ascii="Times New Roman" w:eastAsia="KaiTi" w:hAnsi="Times New Roman" w:cs="Times New Roman" w:hint="eastAsia"/>
          <w:color w:val="auto"/>
          <w:sz w:val="24"/>
          <w:szCs w:val="24"/>
        </w:rPr>
        <w:t>本研究旨在利用</w:t>
      </w:r>
      <w:r w:rsidRPr="000D3B1B">
        <w:rPr>
          <w:rFonts w:ascii="Times New Roman" w:eastAsia="KaiTi" w:hAnsi="Times New Roman" w:cs="Times New Roman"/>
          <w:color w:val="auto"/>
          <w:sz w:val="24"/>
          <w:szCs w:val="24"/>
        </w:rPr>
        <w:t xml:space="preserve"> DOCK8 </w:t>
      </w:r>
      <w:r w:rsidRPr="000D3B1B">
        <w:rPr>
          <w:rFonts w:ascii="Times New Roman" w:eastAsia="KaiTi" w:hAnsi="Times New Roman" w:cs="Times New Roman" w:hint="eastAsia"/>
          <w:color w:val="auto"/>
          <w:sz w:val="24"/>
          <w:szCs w:val="24"/>
        </w:rPr>
        <w:t>免疫缺陷症这一独特的天然人类疾病模型，解决</w:t>
      </w:r>
      <w:r w:rsidRPr="000D3B1B">
        <w:rPr>
          <w:rFonts w:ascii="Times New Roman" w:eastAsia="KaiTi" w:hAnsi="Times New Roman" w:cs="Times New Roman"/>
          <w:color w:val="auto"/>
          <w:sz w:val="24"/>
          <w:szCs w:val="24"/>
        </w:rPr>
        <w:t xml:space="preserve"> HPV </w:t>
      </w:r>
      <w:r w:rsidRPr="000D3B1B">
        <w:rPr>
          <w:rFonts w:ascii="Times New Roman" w:eastAsia="KaiTi" w:hAnsi="Times New Roman" w:cs="Times New Roman" w:hint="eastAsia"/>
          <w:color w:val="auto"/>
          <w:sz w:val="24"/>
          <w:szCs w:val="24"/>
        </w:rPr>
        <w:t>病毒学及进化生物学领域长期存在的关键科学问题，具有重要的理论与实践意义。首先，</w:t>
      </w:r>
      <w:r w:rsidRPr="000538AB">
        <w:rPr>
          <w:rFonts w:ascii="Times New Roman" w:eastAsia="KaiTi" w:hAnsi="Times New Roman" w:cs="Times New Roman" w:hint="eastAsia"/>
          <w:color w:val="auto"/>
          <w:sz w:val="24"/>
          <w:szCs w:val="24"/>
        </w:rPr>
        <w:t>本研究为</w:t>
      </w:r>
      <w:r w:rsidRPr="000538AB">
        <w:rPr>
          <w:rFonts w:ascii="Times New Roman" w:eastAsia="KaiTi" w:hAnsi="Times New Roman" w:cs="Times New Roman" w:hint="eastAsia"/>
          <w:b/>
          <w:bCs/>
          <w:color w:val="auto"/>
          <w:sz w:val="24"/>
          <w:szCs w:val="24"/>
        </w:rPr>
        <w:t>解析进化速率缓慢的</w:t>
      </w:r>
      <w:r w:rsidRPr="000538AB">
        <w:rPr>
          <w:rFonts w:ascii="Times New Roman" w:eastAsia="KaiTi" w:hAnsi="Times New Roman" w:cs="Times New Roman"/>
          <w:b/>
          <w:bCs/>
          <w:color w:val="auto"/>
          <w:sz w:val="24"/>
          <w:szCs w:val="24"/>
        </w:rPr>
        <w:t xml:space="preserve"> DNA </w:t>
      </w:r>
      <w:r w:rsidRPr="000538AB">
        <w:rPr>
          <w:rFonts w:ascii="Times New Roman" w:eastAsia="KaiTi" w:hAnsi="Times New Roman" w:cs="Times New Roman" w:hint="eastAsia"/>
          <w:b/>
          <w:bCs/>
          <w:color w:val="auto"/>
          <w:sz w:val="24"/>
          <w:szCs w:val="24"/>
        </w:rPr>
        <w:t>病毒在宿主内的微观进化</w:t>
      </w:r>
      <w:r w:rsidRPr="000D3B1B">
        <w:rPr>
          <w:rFonts w:ascii="Times New Roman" w:eastAsia="KaiTi" w:hAnsi="Times New Roman" w:cs="Times New Roman" w:hint="eastAsia"/>
          <w:color w:val="auto"/>
          <w:sz w:val="24"/>
          <w:szCs w:val="24"/>
        </w:rPr>
        <w:t>规律提供了前所未有的机遇。</w:t>
      </w:r>
      <w:r w:rsidRPr="000D3B1B">
        <w:rPr>
          <w:rFonts w:ascii="Times New Roman" w:eastAsia="KaiTi" w:hAnsi="Times New Roman" w:cs="Times New Roman"/>
          <w:color w:val="auto"/>
          <w:sz w:val="24"/>
          <w:szCs w:val="24"/>
        </w:rPr>
        <w:t xml:space="preserve">DOCK8 </w:t>
      </w:r>
      <w:r w:rsidRPr="000D3B1B">
        <w:rPr>
          <w:rFonts w:ascii="Times New Roman" w:eastAsia="KaiTi" w:hAnsi="Times New Roman" w:cs="Times New Roman" w:hint="eastAsia"/>
          <w:color w:val="auto"/>
          <w:sz w:val="24"/>
          <w:szCs w:val="24"/>
        </w:rPr>
        <w:t>缺陷模型通过移除适应性免疫这一最主要的净化选择压力，大幅</w:t>
      </w:r>
      <w:r w:rsidRPr="00CE4BF3">
        <w:rPr>
          <w:rFonts w:ascii="Times New Roman" w:eastAsia="KaiTi" w:hAnsi="Times New Roman" w:cs="Times New Roman" w:hint="eastAsia"/>
          <w:b/>
          <w:bCs/>
          <w:color w:val="auto"/>
          <w:sz w:val="24"/>
          <w:szCs w:val="24"/>
        </w:rPr>
        <w:t>放大了通常被掩盖的进化信号</w:t>
      </w:r>
      <w:r w:rsidRPr="000D3B1B">
        <w:rPr>
          <w:rFonts w:ascii="Times New Roman" w:eastAsia="KaiTi" w:hAnsi="Times New Roman" w:cs="Times New Roman" w:hint="eastAsia"/>
          <w:color w:val="auto"/>
          <w:sz w:val="24"/>
          <w:szCs w:val="24"/>
        </w:rPr>
        <w:t>，使我们能够直接观察并量化突变、选择和遗传漂变等基本进化力量如何共同塑造病毒的遗传多样性，从而打开了病毒宿主内进化研究的“黑箱”。其次，本研究为阐明先天免疫在病毒进化中的</w:t>
      </w:r>
      <w:r w:rsidR="004B1DA7">
        <w:rPr>
          <w:rFonts w:ascii="Times New Roman" w:eastAsia="KaiTi" w:hAnsi="Times New Roman" w:cs="Times New Roman" w:hint="eastAsia"/>
          <w:color w:val="auto"/>
          <w:sz w:val="24"/>
          <w:szCs w:val="24"/>
        </w:rPr>
        <w:t>真实</w:t>
      </w:r>
      <w:r w:rsidRPr="000D3B1B">
        <w:rPr>
          <w:rFonts w:ascii="Times New Roman" w:eastAsia="KaiTi" w:hAnsi="Times New Roman" w:cs="Times New Roman" w:hint="eastAsia"/>
          <w:color w:val="auto"/>
          <w:sz w:val="24"/>
          <w:szCs w:val="24"/>
        </w:rPr>
        <w:t>作用提供了直接证据。该模型将一个对</w:t>
      </w:r>
      <w:r w:rsidRPr="000D3B1B">
        <w:rPr>
          <w:rFonts w:ascii="Times New Roman" w:eastAsia="KaiTi" w:hAnsi="Times New Roman" w:cs="Times New Roman"/>
          <w:color w:val="auto"/>
          <w:sz w:val="24"/>
          <w:szCs w:val="24"/>
        </w:rPr>
        <w:t xml:space="preserve"> APOBEC3 </w:t>
      </w:r>
      <w:r w:rsidRPr="000D3B1B">
        <w:rPr>
          <w:rFonts w:ascii="Times New Roman" w:eastAsia="KaiTi" w:hAnsi="Times New Roman" w:cs="Times New Roman" w:hint="eastAsia"/>
          <w:color w:val="auto"/>
          <w:sz w:val="24"/>
          <w:szCs w:val="24"/>
        </w:rPr>
        <w:t>酶易感的病毒群落置于一个</w:t>
      </w:r>
      <w:r w:rsidRPr="00894C3D">
        <w:rPr>
          <w:rFonts w:ascii="Times New Roman" w:eastAsia="KaiTi" w:hAnsi="Times New Roman" w:cs="Times New Roman" w:hint="eastAsia"/>
          <w:b/>
          <w:bCs/>
          <w:color w:val="auto"/>
          <w:sz w:val="24"/>
          <w:szCs w:val="24"/>
        </w:rPr>
        <w:t>由慢性感染驱动的高</w:t>
      </w:r>
      <w:r w:rsidRPr="00894C3D">
        <w:rPr>
          <w:rFonts w:ascii="Times New Roman" w:eastAsia="KaiTi" w:hAnsi="Times New Roman" w:cs="Times New Roman"/>
          <w:b/>
          <w:bCs/>
          <w:color w:val="auto"/>
          <w:sz w:val="24"/>
          <w:szCs w:val="24"/>
        </w:rPr>
        <w:t xml:space="preserve"> APOBEC3 </w:t>
      </w:r>
      <w:r w:rsidRPr="00894C3D">
        <w:rPr>
          <w:rFonts w:ascii="Times New Roman" w:eastAsia="KaiTi" w:hAnsi="Times New Roman" w:cs="Times New Roman" w:hint="eastAsia"/>
          <w:b/>
          <w:bCs/>
          <w:color w:val="auto"/>
          <w:sz w:val="24"/>
          <w:szCs w:val="24"/>
        </w:rPr>
        <w:t>表达环境</w:t>
      </w:r>
      <w:r w:rsidRPr="000D3B1B">
        <w:rPr>
          <w:rFonts w:ascii="Times New Roman" w:eastAsia="KaiTi" w:hAnsi="Times New Roman" w:cs="Times New Roman" w:hint="eastAsia"/>
          <w:color w:val="auto"/>
          <w:sz w:val="24"/>
          <w:szCs w:val="24"/>
        </w:rPr>
        <w:t>中，为在无适</w:t>
      </w:r>
      <w:r w:rsidRPr="000D3B1B">
        <w:rPr>
          <w:rFonts w:ascii="Times New Roman" w:eastAsia="KaiTi" w:hAnsi="Times New Roman" w:cs="Times New Roman" w:hint="eastAsia"/>
          <w:color w:val="auto"/>
          <w:sz w:val="24"/>
          <w:szCs w:val="24"/>
        </w:rPr>
        <w:lastRenderedPageBreak/>
        <w:t>应性免疫干扰的背景下，</w:t>
      </w:r>
      <w:r w:rsidRPr="001F1F8D">
        <w:rPr>
          <w:rFonts w:ascii="Times New Roman" w:eastAsia="KaiTi" w:hAnsi="Times New Roman" w:cs="Times New Roman" w:hint="eastAsia"/>
          <w:b/>
          <w:bCs/>
          <w:color w:val="auto"/>
          <w:sz w:val="24"/>
          <w:szCs w:val="24"/>
        </w:rPr>
        <w:t>定量解析</w:t>
      </w:r>
      <w:r w:rsidRPr="001F1F8D">
        <w:rPr>
          <w:rFonts w:ascii="Times New Roman" w:eastAsia="KaiTi" w:hAnsi="Times New Roman" w:cs="Times New Roman"/>
          <w:b/>
          <w:bCs/>
          <w:color w:val="auto"/>
          <w:sz w:val="24"/>
          <w:szCs w:val="24"/>
        </w:rPr>
        <w:t xml:space="preserve"> APOBEC3 </w:t>
      </w:r>
      <w:r w:rsidRPr="001F1F8D">
        <w:rPr>
          <w:rFonts w:ascii="Times New Roman" w:eastAsia="KaiTi" w:hAnsi="Times New Roman" w:cs="Times New Roman" w:hint="eastAsia"/>
          <w:b/>
          <w:bCs/>
          <w:color w:val="auto"/>
          <w:sz w:val="24"/>
          <w:szCs w:val="24"/>
        </w:rPr>
        <w:t>介导的诱变压力对病毒基因组的真实影响</w:t>
      </w:r>
      <w:r w:rsidRPr="000D3B1B">
        <w:rPr>
          <w:rFonts w:ascii="Times New Roman" w:eastAsia="KaiTi" w:hAnsi="Times New Roman" w:cs="Times New Roman" w:hint="eastAsia"/>
          <w:color w:val="auto"/>
          <w:sz w:val="24"/>
          <w:szCs w:val="24"/>
        </w:rPr>
        <w:t>提供了理想体系，有助于厘清先天免疫在病毒进化中作为进化驱动者的贡献。再者，本研究为</w:t>
      </w:r>
      <w:r w:rsidRPr="001F1F8D">
        <w:rPr>
          <w:rFonts w:ascii="Times New Roman" w:eastAsia="KaiTi" w:hAnsi="Times New Roman" w:cs="Times New Roman" w:hint="eastAsia"/>
          <w:b/>
          <w:bCs/>
          <w:color w:val="auto"/>
          <w:sz w:val="24"/>
          <w:szCs w:val="24"/>
        </w:rPr>
        <w:t>理解</w:t>
      </w:r>
      <w:r w:rsidR="006938AA" w:rsidRPr="001F1F8D">
        <w:rPr>
          <w:rFonts w:ascii="Times New Roman" w:eastAsia="KaiTi" w:hAnsi="Times New Roman" w:cs="Times New Roman" w:hint="eastAsia"/>
          <w:b/>
          <w:bCs/>
          <w:color w:val="auto"/>
          <w:sz w:val="24"/>
          <w:szCs w:val="24"/>
        </w:rPr>
        <w:t xml:space="preserve"> </w:t>
      </w:r>
      <w:r w:rsidRPr="001F1F8D">
        <w:rPr>
          <w:rFonts w:ascii="Times New Roman" w:eastAsia="KaiTi" w:hAnsi="Times New Roman" w:cs="Times New Roman"/>
          <w:b/>
          <w:bCs/>
          <w:color w:val="auto"/>
          <w:sz w:val="24"/>
          <w:szCs w:val="24"/>
        </w:rPr>
        <w:t>HPV</w:t>
      </w:r>
      <w:r w:rsidR="006938AA" w:rsidRPr="001F1F8D">
        <w:rPr>
          <w:rFonts w:ascii="Times New Roman" w:eastAsia="KaiTi" w:hAnsi="Times New Roman" w:cs="Times New Roman" w:hint="eastAsia"/>
          <w:b/>
          <w:bCs/>
          <w:color w:val="auto"/>
          <w:sz w:val="24"/>
          <w:szCs w:val="24"/>
        </w:rPr>
        <w:t xml:space="preserve"> </w:t>
      </w:r>
      <w:r w:rsidRPr="001F1F8D">
        <w:rPr>
          <w:rFonts w:ascii="Times New Roman" w:eastAsia="KaiTi" w:hAnsi="Times New Roman" w:cs="Times New Roman" w:hint="eastAsia"/>
          <w:b/>
          <w:bCs/>
          <w:color w:val="auto"/>
          <w:sz w:val="24"/>
          <w:szCs w:val="24"/>
        </w:rPr>
        <w:t>相关肿瘤的早期发生机制</w:t>
      </w:r>
      <w:r w:rsidRPr="001F1F8D">
        <w:rPr>
          <w:rFonts w:ascii="Times New Roman" w:eastAsia="KaiTi" w:hAnsi="Times New Roman" w:cs="Times New Roman" w:hint="eastAsia"/>
          <w:color w:val="auto"/>
          <w:sz w:val="24"/>
          <w:szCs w:val="24"/>
        </w:rPr>
        <w:t>提供了独特窗口</w:t>
      </w:r>
      <w:r w:rsidRPr="000D3B1B">
        <w:rPr>
          <w:rFonts w:ascii="Times New Roman" w:eastAsia="KaiTi" w:hAnsi="Times New Roman" w:cs="Times New Roman" w:hint="eastAsia"/>
          <w:color w:val="auto"/>
          <w:sz w:val="24"/>
          <w:szCs w:val="24"/>
        </w:rPr>
        <w:t>。通过在高</w:t>
      </w:r>
      <w:r w:rsidRPr="000D3B1B">
        <w:rPr>
          <w:rFonts w:ascii="Times New Roman" w:eastAsia="KaiTi" w:hAnsi="Times New Roman" w:cs="Times New Roman"/>
          <w:color w:val="auto"/>
          <w:sz w:val="24"/>
          <w:szCs w:val="24"/>
        </w:rPr>
        <w:t xml:space="preserve"> APOBEC3 </w:t>
      </w:r>
      <w:r w:rsidRPr="000D3B1B">
        <w:rPr>
          <w:rFonts w:ascii="Times New Roman" w:eastAsia="KaiTi" w:hAnsi="Times New Roman" w:cs="Times New Roman" w:hint="eastAsia"/>
          <w:color w:val="auto"/>
          <w:sz w:val="24"/>
          <w:szCs w:val="24"/>
        </w:rPr>
        <w:t>压力和癌症易感背景下追踪病毒基因组的演变，为观察可能先于癌症发生的病毒和宿主基因组突变的早期阶段提供了独特视角，</w:t>
      </w:r>
      <w:r w:rsidRPr="00613724">
        <w:rPr>
          <w:rFonts w:ascii="Times New Roman" w:eastAsia="KaiTi" w:hAnsi="Times New Roman" w:cs="Times New Roman" w:hint="eastAsia"/>
          <w:b/>
          <w:bCs/>
          <w:color w:val="auto"/>
          <w:sz w:val="24"/>
          <w:szCs w:val="24"/>
        </w:rPr>
        <w:t>有望识别出具有潜在致癌特征的新型病毒基因型</w:t>
      </w:r>
      <w:r w:rsidRPr="000D3B1B">
        <w:rPr>
          <w:rFonts w:ascii="Times New Roman" w:eastAsia="KaiTi" w:hAnsi="Times New Roman" w:cs="Times New Roman" w:hint="eastAsia"/>
          <w:color w:val="auto"/>
          <w:sz w:val="24"/>
          <w:szCs w:val="24"/>
        </w:rPr>
        <w:t>，为</w:t>
      </w:r>
      <w:r w:rsidR="006938AA">
        <w:rPr>
          <w:rFonts w:ascii="Times New Roman" w:eastAsia="KaiTi" w:hAnsi="Times New Roman" w:cs="Times New Roman" w:hint="eastAsia"/>
          <w:color w:val="auto"/>
          <w:sz w:val="24"/>
          <w:szCs w:val="24"/>
        </w:rPr>
        <w:t xml:space="preserve"> </w:t>
      </w:r>
      <w:r w:rsidRPr="000D3B1B">
        <w:rPr>
          <w:rFonts w:ascii="Times New Roman" w:eastAsia="KaiTi" w:hAnsi="Times New Roman" w:cs="Times New Roman"/>
          <w:color w:val="auto"/>
          <w:sz w:val="24"/>
          <w:szCs w:val="24"/>
        </w:rPr>
        <w:t>HPV</w:t>
      </w:r>
      <w:r w:rsidR="006938AA">
        <w:rPr>
          <w:rFonts w:ascii="Times New Roman" w:eastAsia="KaiTi" w:hAnsi="Times New Roman" w:cs="Times New Roman" w:hint="eastAsia"/>
          <w:color w:val="auto"/>
          <w:sz w:val="24"/>
          <w:szCs w:val="24"/>
        </w:rPr>
        <w:t xml:space="preserve"> </w:t>
      </w:r>
      <w:r w:rsidRPr="000D3B1B">
        <w:rPr>
          <w:rFonts w:ascii="Times New Roman" w:eastAsia="KaiTi" w:hAnsi="Times New Roman" w:cs="Times New Roman" w:hint="eastAsia"/>
          <w:color w:val="auto"/>
          <w:sz w:val="24"/>
          <w:szCs w:val="24"/>
        </w:rPr>
        <w:t>相关疾病的风险评估和早期干预提供新的生物标志物和理论依据。最后，本研究依托于</w:t>
      </w:r>
      <w:r w:rsidRPr="00613724">
        <w:rPr>
          <w:rFonts w:ascii="Times New Roman" w:eastAsia="KaiTi" w:hAnsi="Times New Roman" w:cs="Times New Roman" w:hint="eastAsia"/>
          <w:b/>
          <w:bCs/>
          <w:color w:val="auto"/>
          <w:sz w:val="24"/>
          <w:szCs w:val="24"/>
        </w:rPr>
        <w:t>一个包含免疫重建前后完整纵向数据的独特队列</w:t>
      </w:r>
      <w:r w:rsidRPr="000D3B1B">
        <w:rPr>
          <w:rFonts w:ascii="Times New Roman" w:eastAsia="KaiTi" w:hAnsi="Times New Roman" w:cs="Times New Roman" w:hint="eastAsia"/>
          <w:color w:val="auto"/>
          <w:sz w:val="24"/>
          <w:szCs w:val="24"/>
        </w:rPr>
        <w:t>，其成果将为更广泛的免疫缺陷人群（如器官移植受者、</w:t>
      </w:r>
      <w:r w:rsidRPr="000D3B1B">
        <w:rPr>
          <w:rFonts w:ascii="Times New Roman" w:eastAsia="KaiTi" w:hAnsi="Times New Roman" w:cs="Times New Roman"/>
          <w:color w:val="auto"/>
          <w:sz w:val="24"/>
          <w:szCs w:val="24"/>
        </w:rPr>
        <w:t>HIV</w:t>
      </w:r>
      <w:r w:rsidR="006938AA">
        <w:rPr>
          <w:rFonts w:ascii="Times New Roman" w:eastAsia="KaiTi" w:hAnsi="Times New Roman" w:cs="Times New Roman" w:hint="eastAsia"/>
          <w:color w:val="auto"/>
          <w:sz w:val="24"/>
          <w:szCs w:val="24"/>
        </w:rPr>
        <w:t xml:space="preserve"> </w:t>
      </w:r>
      <w:r w:rsidRPr="000D3B1B">
        <w:rPr>
          <w:rFonts w:ascii="Times New Roman" w:eastAsia="KaiTi" w:hAnsi="Times New Roman" w:cs="Times New Roman" w:hint="eastAsia"/>
          <w:color w:val="auto"/>
          <w:sz w:val="24"/>
          <w:szCs w:val="24"/>
        </w:rPr>
        <w:t>感染者）的</w:t>
      </w:r>
      <w:r w:rsidRPr="000D3B1B">
        <w:rPr>
          <w:rFonts w:ascii="Times New Roman" w:eastAsia="KaiTi" w:hAnsi="Times New Roman" w:cs="Times New Roman"/>
          <w:color w:val="auto"/>
          <w:sz w:val="24"/>
          <w:szCs w:val="24"/>
        </w:rPr>
        <w:t xml:space="preserve"> HPV </w:t>
      </w:r>
      <w:r w:rsidRPr="000D3B1B">
        <w:rPr>
          <w:rFonts w:ascii="Times New Roman" w:eastAsia="KaiTi" w:hAnsi="Times New Roman" w:cs="Times New Roman" w:hint="eastAsia"/>
          <w:color w:val="auto"/>
          <w:sz w:val="24"/>
          <w:szCs w:val="24"/>
        </w:rPr>
        <w:t>感染情况评估提供宝贵的临床参考，本研究计划</w:t>
      </w:r>
      <w:r w:rsidRPr="00613724">
        <w:rPr>
          <w:rFonts w:ascii="Times New Roman" w:eastAsia="KaiTi" w:hAnsi="Times New Roman" w:cs="Times New Roman" w:hint="eastAsia"/>
          <w:b/>
          <w:bCs/>
          <w:color w:val="auto"/>
          <w:sz w:val="24"/>
          <w:szCs w:val="24"/>
        </w:rPr>
        <w:t>构建一个全面且高分辨率的低危</w:t>
      </w:r>
      <w:r w:rsidRPr="00613724">
        <w:rPr>
          <w:rFonts w:ascii="Times New Roman" w:eastAsia="KaiTi" w:hAnsi="Times New Roman" w:cs="Times New Roman"/>
          <w:b/>
          <w:bCs/>
          <w:color w:val="auto"/>
          <w:sz w:val="24"/>
          <w:szCs w:val="24"/>
        </w:rPr>
        <w:t xml:space="preserve"> HPV </w:t>
      </w:r>
      <w:r w:rsidRPr="00613724">
        <w:rPr>
          <w:rFonts w:ascii="Times New Roman" w:eastAsia="KaiTi" w:hAnsi="Times New Roman" w:cs="Times New Roman" w:hint="eastAsia"/>
          <w:b/>
          <w:bCs/>
          <w:color w:val="auto"/>
          <w:sz w:val="24"/>
          <w:szCs w:val="24"/>
        </w:rPr>
        <w:t>参考基因组数据库，</w:t>
      </w:r>
      <w:r w:rsidRPr="000D3B1B">
        <w:rPr>
          <w:rFonts w:ascii="Times New Roman" w:eastAsia="KaiTi" w:hAnsi="Times New Roman" w:cs="Times New Roman" w:hint="eastAsia"/>
          <w:color w:val="auto"/>
          <w:sz w:val="24"/>
          <w:szCs w:val="24"/>
        </w:rPr>
        <w:t>或可为制定更精准的个体化诊疗策略奠定基础。</w:t>
      </w:r>
    </w:p>
    <w:p w14:paraId="548261E4" w14:textId="49D2CBFE" w:rsidR="00DE6CEF" w:rsidRPr="005E4C77" w:rsidRDefault="00DE6CEF" w:rsidP="001E44CA">
      <w:pPr>
        <w:spacing w:line="440" w:lineRule="exact"/>
        <w:ind w:firstLine="420"/>
        <w:rPr>
          <w:rFonts w:ascii="Times New Roman" w:eastAsia="KaiTi" w:hAnsi="Times New Roman" w:cs="Times New Roman"/>
          <w:color w:val="auto"/>
          <w:sz w:val="24"/>
          <w:szCs w:val="24"/>
          <w:u w:val="single"/>
        </w:rPr>
      </w:pPr>
      <w:r w:rsidRPr="005E4C77">
        <w:rPr>
          <w:rFonts w:ascii="Times New Roman" w:eastAsia="KaiTi" w:hAnsi="Times New Roman" w:cs="Times New Roman"/>
          <w:color w:val="auto"/>
          <w:sz w:val="24"/>
          <w:szCs w:val="24"/>
          <w:u w:val="single"/>
        </w:rPr>
        <w:t>综上所述，申请人拟借助</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DOCK8</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免疫缺陷患者的皮肤</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HPV</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病毒组这一独特的临床队列</w:t>
      </w:r>
      <w:r w:rsidR="00AB6468" w:rsidRPr="005E4C77">
        <w:rPr>
          <w:rFonts w:ascii="Times New Roman" w:eastAsia="KaiTi" w:hAnsi="Times New Roman" w:cs="Times New Roman" w:hint="eastAsia"/>
          <w:color w:val="auto"/>
          <w:sz w:val="24"/>
          <w:szCs w:val="24"/>
          <w:u w:val="single"/>
        </w:rPr>
        <w:t>数据</w:t>
      </w:r>
      <w:r w:rsidRPr="005E4C77">
        <w:rPr>
          <w:rFonts w:ascii="Times New Roman" w:eastAsia="KaiTi" w:hAnsi="Times New Roman" w:cs="Times New Roman"/>
          <w:color w:val="auto"/>
          <w:sz w:val="24"/>
          <w:szCs w:val="24"/>
          <w:u w:val="single"/>
        </w:rPr>
        <w:t>，开展基于深度宏基因组测序数据的宿主内病毒进化动力学研究。项目计划</w:t>
      </w:r>
      <w:r w:rsidR="00D84B38" w:rsidRPr="005E4C77">
        <w:rPr>
          <w:rFonts w:ascii="Times New Roman" w:eastAsia="KaiTi" w:hAnsi="Times New Roman" w:cs="Times New Roman" w:hint="eastAsia"/>
          <w:color w:val="auto"/>
          <w:sz w:val="24"/>
          <w:szCs w:val="24"/>
          <w:u w:val="single"/>
        </w:rPr>
        <w:t>重建</w:t>
      </w:r>
      <w:r w:rsidRPr="005E4C77">
        <w:rPr>
          <w:rFonts w:ascii="Times New Roman" w:eastAsia="KaiTi" w:hAnsi="Times New Roman" w:cs="Times New Roman"/>
          <w:color w:val="auto"/>
          <w:sz w:val="24"/>
          <w:szCs w:val="24"/>
          <w:u w:val="single"/>
        </w:rPr>
        <w:t>高分辨率</w:t>
      </w:r>
      <w:r w:rsidR="0084215F" w:rsidRPr="005E4C77">
        <w:rPr>
          <w:rFonts w:ascii="Times New Roman" w:eastAsia="KaiTi" w:hAnsi="Times New Roman" w:cs="Times New Roman" w:hint="eastAsia"/>
          <w:color w:val="auto"/>
          <w:sz w:val="24"/>
          <w:szCs w:val="24"/>
          <w:u w:val="single"/>
        </w:rPr>
        <w:t>突变图谱</w:t>
      </w:r>
      <w:r w:rsidR="00D84B38" w:rsidRPr="005E4C77">
        <w:rPr>
          <w:rFonts w:ascii="Times New Roman" w:eastAsia="KaiTi" w:hAnsi="Times New Roman" w:cs="Times New Roman" w:hint="eastAsia"/>
          <w:color w:val="auto"/>
          <w:sz w:val="24"/>
          <w:szCs w:val="24"/>
          <w:u w:val="single"/>
        </w:rPr>
        <w:t>，并构建进化</w:t>
      </w:r>
      <w:r w:rsidR="00C956C7" w:rsidRPr="005E4C77">
        <w:rPr>
          <w:rFonts w:ascii="Times New Roman" w:eastAsia="KaiTi" w:hAnsi="Times New Roman" w:cs="Times New Roman" w:hint="eastAsia"/>
          <w:color w:val="auto"/>
          <w:sz w:val="24"/>
          <w:szCs w:val="24"/>
          <w:u w:val="single"/>
        </w:rPr>
        <w:t>模型定量</w:t>
      </w:r>
      <w:r w:rsidRPr="005E4C77">
        <w:rPr>
          <w:rFonts w:ascii="Times New Roman" w:eastAsia="KaiTi" w:hAnsi="Times New Roman" w:cs="Times New Roman"/>
          <w:color w:val="auto"/>
          <w:sz w:val="24"/>
          <w:szCs w:val="24"/>
          <w:u w:val="single"/>
        </w:rPr>
        <w:t>解析特殊皮肤免疫微环境下新型</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HPV</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的种群起源、</w:t>
      </w:r>
      <w:r w:rsidR="009A452D" w:rsidRPr="005E4C77">
        <w:rPr>
          <w:rFonts w:ascii="Times New Roman" w:eastAsia="KaiTi" w:hAnsi="Times New Roman" w:cs="Times New Roman" w:hint="eastAsia"/>
          <w:color w:val="auto"/>
          <w:sz w:val="24"/>
          <w:szCs w:val="24"/>
          <w:u w:val="single"/>
        </w:rPr>
        <w:t>定植</w:t>
      </w:r>
      <w:r w:rsidRPr="005E4C77">
        <w:rPr>
          <w:rFonts w:ascii="Times New Roman" w:eastAsia="KaiTi" w:hAnsi="Times New Roman" w:cs="Times New Roman"/>
          <w:color w:val="auto"/>
          <w:sz w:val="24"/>
          <w:szCs w:val="24"/>
          <w:u w:val="single"/>
        </w:rPr>
        <w:t>动态与潜在驱动机制，有望</w:t>
      </w:r>
      <w:r w:rsidR="00F04AC6" w:rsidRPr="005E4C77">
        <w:rPr>
          <w:rFonts w:ascii="Times New Roman" w:eastAsia="KaiTi" w:hAnsi="Times New Roman" w:cs="Times New Roman" w:hint="eastAsia"/>
          <w:color w:val="auto"/>
          <w:sz w:val="24"/>
          <w:szCs w:val="24"/>
          <w:u w:val="single"/>
        </w:rPr>
        <w:t>突破</w:t>
      </w:r>
      <w:r w:rsidR="000279A4" w:rsidRPr="005E4C77">
        <w:rPr>
          <w:rFonts w:ascii="Times New Roman" w:eastAsia="KaiTi" w:hAnsi="Times New Roman" w:cs="Times New Roman" w:hint="eastAsia"/>
          <w:color w:val="auto"/>
          <w:sz w:val="24"/>
          <w:szCs w:val="24"/>
          <w:u w:val="single"/>
        </w:rPr>
        <w:t>当前</w:t>
      </w:r>
      <w:r w:rsidR="00F04AC6" w:rsidRPr="005E4C77">
        <w:rPr>
          <w:rFonts w:ascii="Times New Roman" w:eastAsia="KaiTi" w:hAnsi="Times New Roman" w:cs="Times New Roman" w:hint="eastAsia"/>
          <w:color w:val="auto"/>
          <w:sz w:val="24"/>
          <w:szCs w:val="24"/>
          <w:u w:val="single"/>
        </w:rPr>
        <w:t xml:space="preserve"> </w:t>
      </w:r>
      <w:r w:rsidR="00F04AC6" w:rsidRPr="005E4C77">
        <w:rPr>
          <w:rFonts w:ascii="Times New Roman" w:eastAsia="KaiTi" w:hAnsi="Times New Roman" w:cs="Times New Roman"/>
          <w:color w:val="auto"/>
          <w:sz w:val="24"/>
          <w:szCs w:val="24"/>
          <w:u w:val="single"/>
        </w:rPr>
        <w:t>HPV</w:t>
      </w:r>
      <w:r w:rsidR="00F04AC6" w:rsidRPr="005E4C77">
        <w:rPr>
          <w:rFonts w:ascii="Times New Roman" w:eastAsia="KaiTi" w:hAnsi="Times New Roman" w:cs="Times New Roman" w:hint="eastAsia"/>
          <w:color w:val="auto"/>
          <w:sz w:val="24"/>
          <w:szCs w:val="24"/>
          <w:u w:val="single"/>
        </w:rPr>
        <w:t xml:space="preserve"> </w:t>
      </w:r>
      <w:r w:rsidR="00330AD2" w:rsidRPr="005E4C77">
        <w:rPr>
          <w:rFonts w:ascii="Times New Roman" w:eastAsia="KaiTi" w:hAnsi="Times New Roman" w:cs="Times New Roman" w:hint="eastAsia"/>
          <w:color w:val="auto"/>
          <w:sz w:val="24"/>
          <w:szCs w:val="24"/>
          <w:u w:val="single"/>
        </w:rPr>
        <w:t>在</w:t>
      </w:r>
      <w:r w:rsidR="00F04AC6" w:rsidRPr="005E4C77">
        <w:rPr>
          <w:rFonts w:ascii="Times New Roman" w:eastAsia="KaiTi" w:hAnsi="Times New Roman" w:cs="Times New Roman" w:hint="eastAsia"/>
          <w:color w:val="auto"/>
          <w:sz w:val="24"/>
          <w:szCs w:val="24"/>
          <w:u w:val="single"/>
        </w:rPr>
        <w:t>宿主内</w:t>
      </w:r>
      <w:r w:rsidR="00330AD2" w:rsidRPr="005E4C77">
        <w:rPr>
          <w:rFonts w:ascii="Times New Roman" w:eastAsia="KaiTi" w:hAnsi="Times New Roman" w:cs="Times New Roman" w:hint="eastAsia"/>
          <w:color w:val="auto"/>
          <w:sz w:val="24"/>
          <w:szCs w:val="24"/>
          <w:u w:val="single"/>
        </w:rPr>
        <w:t>的</w:t>
      </w:r>
      <w:r w:rsidR="00F04AC6" w:rsidRPr="005E4C77">
        <w:rPr>
          <w:rFonts w:ascii="Times New Roman" w:eastAsia="KaiTi" w:hAnsi="Times New Roman" w:cs="Times New Roman" w:hint="eastAsia"/>
          <w:color w:val="auto"/>
          <w:sz w:val="24"/>
          <w:szCs w:val="24"/>
          <w:u w:val="single"/>
        </w:rPr>
        <w:t>进化</w:t>
      </w:r>
      <w:r w:rsidR="00330AD2" w:rsidRPr="005E4C77">
        <w:rPr>
          <w:rFonts w:ascii="Times New Roman" w:eastAsia="KaiTi" w:hAnsi="Times New Roman" w:cs="Times New Roman" w:hint="eastAsia"/>
          <w:color w:val="auto"/>
          <w:sz w:val="24"/>
          <w:szCs w:val="24"/>
          <w:u w:val="single"/>
        </w:rPr>
        <w:t>模式难以捕捉</w:t>
      </w:r>
      <w:r w:rsidR="00F04AC6" w:rsidRPr="005E4C77">
        <w:rPr>
          <w:rFonts w:ascii="Times New Roman" w:eastAsia="KaiTi" w:hAnsi="Times New Roman" w:cs="Times New Roman" w:hint="eastAsia"/>
          <w:color w:val="auto"/>
          <w:sz w:val="24"/>
          <w:szCs w:val="24"/>
          <w:u w:val="single"/>
        </w:rPr>
        <w:t>的研究瓶颈，并</w:t>
      </w:r>
      <w:r w:rsidRPr="005E4C77">
        <w:rPr>
          <w:rFonts w:ascii="Times New Roman" w:eastAsia="KaiTi" w:hAnsi="Times New Roman" w:cs="Times New Roman" w:hint="eastAsia"/>
          <w:color w:val="auto"/>
          <w:sz w:val="24"/>
          <w:szCs w:val="24"/>
          <w:u w:val="single"/>
        </w:rPr>
        <w:t>为</w:t>
      </w:r>
      <w:r w:rsidRPr="005E4C77">
        <w:rPr>
          <w:rFonts w:ascii="Times New Roman" w:eastAsia="KaiTi" w:hAnsi="Times New Roman" w:cs="Times New Roman"/>
          <w:color w:val="auto"/>
          <w:sz w:val="24"/>
          <w:szCs w:val="24"/>
          <w:u w:val="single"/>
        </w:rPr>
        <w:t>理解宿主免疫压力如何塑造</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DNA</w:t>
      </w:r>
      <w:r w:rsidRPr="005E4C77">
        <w:rPr>
          <w:rFonts w:ascii="Times New Roman" w:eastAsia="KaiTi" w:hAnsi="Times New Roman" w:cs="Times New Roman" w:hint="eastAsia"/>
          <w:color w:val="auto"/>
          <w:sz w:val="24"/>
          <w:szCs w:val="24"/>
          <w:u w:val="single"/>
        </w:rPr>
        <w:t xml:space="preserve"> </w:t>
      </w:r>
      <w:r w:rsidRPr="005E4C77">
        <w:rPr>
          <w:rFonts w:ascii="Times New Roman" w:eastAsia="KaiTi" w:hAnsi="Times New Roman" w:cs="Times New Roman"/>
          <w:color w:val="auto"/>
          <w:sz w:val="24"/>
          <w:szCs w:val="24"/>
          <w:u w:val="single"/>
        </w:rPr>
        <w:t>病毒多样性及致病风险提供关键范式与理论依据。</w:t>
      </w:r>
    </w:p>
    <w:p w14:paraId="788AD9EA" w14:textId="39AABE72" w:rsidR="00E60895" w:rsidRPr="00DE6CEF" w:rsidRDefault="00E60895" w:rsidP="00843994">
      <w:pPr>
        <w:spacing w:line="440" w:lineRule="exact"/>
        <w:rPr>
          <w:rFonts w:ascii="Times New Roman" w:eastAsia="KaiTi" w:hAnsi="Times New Roman" w:cs="Times New Roman"/>
          <w:color w:val="auto"/>
          <w:sz w:val="24"/>
          <w:szCs w:val="24"/>
        </w:rPr>
      </w:pPr>
    </w:p>
    <w:p w14:paraId="50F8F8FA" w14:textId="300ABA42" w:rsidR="00A57074" w:rsidRDefault="00E60895" w:rsidP="00A93368">
      <w:pPr>
        <w:spacing w:after="240" w:line="440" w:lineRule="exact"/>
        <w:rPr>
          <w:rFonts w:ascii="Times New Roman" w:eastAsia="KaiTi" w:hAnsi="Times New Roman" w:cs="Times New Roman"/>
          <w:b/>
          <w:bCs/>
          <w:color w:val="auto"/>
          <w:sz w:val="24"/>
          <w:szCs w:val="24"/>
        </w:rPr>
      </w:pPr>
      <w:r w:rsidRPr="00CC7DEC">
        <w:rPr>
          <w:rFonts w:ascii="Times New Roman" w:eastAsia="KaiTi" w:hAnsi="Times New Roman" w:cs="Times New Roman" w:hint="eastAsia"/>
          <w:b/>
          <w:bCs/>
          <w:color w:val="auto"/>
          <w:sz w:val="24"/>
          <w:szCs w:val="24"/>
        </w:rPr>
        <w:t>参考文献：</w:t>
      </w:r>
    </w:p>
    <w:p w14:paraId="58B37D35" w14:textId="77777777" w:rsidR="0016368E" w:rsidRPr="00B52D7B" w:rsidRDefault="00A57074" w:rsidP="00AD1B90">
      <w:pPr>
        <w:pStyle w:val="EndNoteBibliography"/>
        <w:spacing w:after="120"/>
        <w:ind w:left="720" w:hanging="720"/>
        <w:rPr>
          <w:rFonts w:ascii="Times New Roman" w:hAnsi="Times New Roman" w:cs="Times New Roman"/>
          <w:noProof/>
        </w:rPr>
      </w:pPr>
      <w:r>
        <w:rPr>
          <w:rFonts w:ascii="Times New Roman" w:eastAsia="KaiTi" w:hAnsi="Times New Roman" w:cs="Times New Roman"/>
          <w:b/>
          <w:bCs/>
          <w:color w:val="auto"/>
          <w:sz w:val="24"/>
          <w:szCs w:val="24"/>
        </w:rPr>
        <w:fldChar w:fldCharType="begin"/>
      </w:r>
      <w:r>
        <w:rPr>
          <w:rFonts w:ascii="Times New Roman" w:eastAsia="KaiTi" w:hAnsi="Times New Roman" w:cs="Times New Roman"/>
          <w:b/>
          <w:bCs/>
          <w:color w:val="auto"/>
          <w:sz w:val="24"/>
          <w:szCs w:val="24"/>
        </w:rPr>
        <w:instrText xml:space="preserve"> ADDIN EN.SECTION.REFLIST </w:instrText>
      </w:r>
      <w:r>
        <w:rPr>
          <w:rFonts w:ascii="Times New Roman" w:eastAsia="KaiTi" w:hAnsi="Times New Roman" w:cs="Times New Roman"/>
          <w:b/>
          <w:bCs/>
          <w:color w:val="auto"/>
          <w:sz w:val="24"/>
          <w:szCs w:val="24"/>
        </w:rPr>
        <w:fldChar w:fldCharType="separate"/>
      </w:r>
      <w:r w:rsidR="0016368E" w:rsidRPr="00B52D7B">
        <w:rPr>
          <w:rFonts w:ascii="Times New Roman" w:hAnsi="Times New Roman" w:cs="Times New Roman"/>
          <w:noProof/>
        </w:rPr>
        <w:t>[1]</w:t>
      </w:r>
      <w:r w:rsidR="0016368E" w:rsidRPr="00B52D7B">
        <w:rPr>
          <w:rFonts w:ascii="Times New Roman" w:hAnsi="Times New Roman" w:cs="Times New Roman"/>
          <w:noProof/>
        </w:rPr>
        <w:tab/>
        <w:t>Naik S, Bouladoux N, Linehan J L, et al. Commensal-dendritic-cell interaction specifies a unique protective skin immune signature [J]. Nature, 2015, 520(7545): 104-8.</w:t>
      </w:r>
    </w:p>
    <w:p w14:paraId="3CEA4EA0"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w:t>
      </w:r>
      <w:r w:rsidRPr="00B52D7B">
        <w:rPr>
          <w:rFonts w:ascii="Times New Roman" w:hAnsi="Times New Roman" w:cs="Times New Roman"/>
          <w:noProof/>
        </w:rPr>
        <w:tab/>
        <w:t>Naik S, Bouladoux N, Wilhelm C, et al. Compartmentalized control of skin immunity by resident commensals [J]. Science, 2012, 337(6098): 1115-9.</w:t>
      </w:r>
    </w:p>
    <w:p w14:paraId="6F46C7DA"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w:t>
      </w:r>
      <w:r w:rsidRPr="00B52D7B">
        <w:rPr>
          <w:rFonts w:ascii="Times New Roman" w:hAnsi="Times New Roman" w:cs="Times New Roman"/>
          <w:noProof/>
        </w:rPr>
        <w:tab/>
        <w:t>Scharschmidt T C, Vasquez K S, Truong H-A, et al. A wave of regulatory T cells into neonatal skin mediates tolerance to commensal microbes [J]. Immunity, 2015, 43(5): 1011-21.</w:t>
      </w:r>
    </w:p>
    <w:p w14:paraId="05EB53D9"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w:t>
      </w:r>
      <w:r w:rsidRPr="00B52D7B">
        <w:rPr>
          <w:rFonts w:ascii="Times New Roman" w:hAnsi="Times New Roman" w:cs="Times New Roman"/>
          <w:noProof/>
        </w:rPr>
        <w:tab/>
        <w:t>Wanke I, Steffen H, Christ C, et al. Skin commensals amplify the innate immune response to pathogens by activation of distinct signaling pathways [J]. J Invest Dermatol, 2011, 131(2): 382-90.</w:t>
      </w:r>
    </w:p>
    <w:p w14:paraId="234C6F09"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w:t>
      </w:r>
      <w:r w:rsidRPr="00B52D7B">
        <w:rPr>
          <w:rFonts w:ascii="Times New Roman" w:hAnsi="Times New Roman" w:cs="Times New Roman"/>
          <w:noProof/>
        </w:rPr>
        <w:tab/>
        <w:t>Hickman H D, Reynoso G V, Ngudiankama B F, et al. Anatomically restricted synergistic antiviral activities of innate and adaptive immune cells in the skin [J]. Cell Host Microbe, 2013, 13(2): 155-68.</w:t>
      </w:r>
    </w:p>
    <w:p w14:paraId="0A06F2BB"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[6]</w:t>
      </w:r>
      <w:r w:rsidRPr="00B52D7B">
        <w:rPr>
          <w:rFonts w:ascii="Times New Roman" w:hAnsi="Times New Roman" w:cs="Times New Roman"/>
          <w:noProof/>
        </w:rPr>
        <w:tab/>
        <w:t>Elias P M. The skin barrier as an innate immune element; proceedings of the Seminars in immunopathology, F, 2007 [C]. Springer.</w:t>
      </w:r>
    </w:p>
    <w:p w14:paraId="125386A1"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[7]</w:t>
      </w:r>
      <w:r w:rsidRPr="00B52D7B">
        <w:rPr>
          <w:rFonts w:ascii="Times New Roman" w:hAnsi="Times New Roman" w:cs="Times New Roman"/>
          <w:noProof/>
        </w:rPr>
        <w:tab/>
        <w:t>Afshar M, Gallo R L. Innate immune defense system of the skin [J]. Vet Dermatol, 2013, 24(1): 32-8 e8-9.</w:t>
      </w:r>
    </w:p>
    <w:p w14:paraId="6A272F41"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[8]</w:t>
      </w:r>
      <w:r w:rsidRPr="00B52D7B">
        <w:rPr>
          <w:rFonts w:ascii="Times New Roman" w:hAnsi="Times New Roman" w:cs="Times New Roman"/>
          <w:noProof/>
        </w:rPr>
        <w:tab/>
        <w:t>Coates M, Blanchard S, Macleod A S. Innate antimicrobial immunity in the skin: A protective barrier against bacteria, viruses, and fungi [J]. PLoS Pathog, 2018, 14(12): e1007353.</w:t>
      </w:r>
    </w:p>
    <w:p w14:paraId="251FAB36"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lastRenderedPageBreak/>
        <w:t>[9]</w:t>
      </w:r>
      <w:r w:rsidRPr="00B52D7B">
        <w:rPr>
          <w:rFonts w:ascii="Times New Roman" w:hAnsi="Times New Roman" w:cs="Times New Roman"/>
          <w:noProof/>
        </w:rPr>
        <w:tab/>
        <w:t>Honda T, Egawa G, Kabashima K. Antigen presentation and adaptive immune responses in skin [J]. Int Immunol, 2019, 31(7): 423-9.</w:t>
      </w:r>
    </w:p>
    <w:p w14:paraId="7B851FA8"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[10]</w:t>
      </w:r>
      <w:r w:rsidRPr="00B52D7B">
        <w:rPr>
          <w:rFonts w:ascii="Times New Roman" w:hAnsi="Times New Roman" w:cs="Times New Roman"/>
          <w:noProof/>
        </w:rPr>
        <w:tab/>
        <w:t>Zhang Q, Dove C G, Hor J L, et al. DOCK8 regulates lymphocyte shape integrity for skin antiviral immunity [J]. J Exp Med, 2014, 211(13): 2549-66.</w:t>
      </w:r>
    </w:p>
    <w:p w14:paraId="04B77A3E"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[11]</w:t>
      </w:r>
      <w:r w:rsidRPr="00B52D7B">
        <w:rPr>
          <w:rFonts w:ascii="Times New Roman" w:hAnsi="Times New Roman" w:cs="Times New Roman"/>
          <w:noProof/>
        </w:rPr>
        <w:tab/>
        <w:t>Zhang Q, Davis J C, Lamborn I T, et al. Combined immunodeficiency associated with DOCK8 mutations [J]. N Engl J Med, 2009, 361(21): 2046-55.</w:t>
      </w:r>
    </w:p>
    <w:p w14:paraId="5F25EE4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[12]</w:t>
      </w:r>
      <w:r w:rsidRPr="00B52D7B">
        <w:rPr>
          <w:rFonts w:ascii="Times New Roman" w:hAnsi="Times New Roman" w:cs="Times New Roman"/>
          <w:noProof/>
        </w:rPr>
        <w:tab/>
        <w:t>Engelhardt K R, Mcghee S, Winkler S, et al. Large deletions and point mutations involving the dedicator of cytokinesis 8 (DOCK8) in the autosomal-recessive form of hyper-IgE syndrome [J]. J Allergy Clin Immunol, 2009, 124(6): 1289-302 e4.</w:t>
      </w:r>
    </w:p>
    <w:p w14:paraId="2C3B133F"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[13]</w:t>
      </w:r>
      <w:r w:rsidRPr="00B52D7B">
        <w:rPr>
          <w:rFonts w:ascii="Times New Roman" w:hAnsi="Times New Roman" w:cs="Times New Roman"/>
          <w:noProof/>
        </w:rPr>
        <w:tab/>
        <w:t>Tirosh O, Conlan S, Deming C, et al. Expanded skin virome in DOCK8-deficient patients [J]. Nat Med, 2018, 24(12): 1815-21.</w:t>
      </w:r>
    </w:p>
    <w:p w14:paraId="447E6B90"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[14]</w:t>
      </w:r>
      <w:r w:rsidRPr="00B52D7B">
        <w:rPr>
          <w:rFonts w:ascii="Times New Roman" w:hAnsi="Times New Roman" w:cs="Times New Roman"/>
          <w:noProof/>
        </w:rPr>
        <w:tab/>
        <w:t>De Villiers E M, Fauquet C, Broker T R, et al. Classification of papillomaviruses [J]. Virology, 2004, 324(1): 17-27.</w:t>
      </w:r>
    </w:p>
    <w:p w14:paraId="5C0C806F"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[15]</w:t>
      </w:r>
      <w:r w:rsidRPr="00B52D7B">
        <w:rPr>
          <w:rFonts w:ascii="Times New Roman" w:hAnsi="Times New Roman" w:cs="Times New Roman"/>
          <w:noProof/>
        </w:rPr>
        <w:tab/>
        <w:t>Bernard H U, Burk R D, Chen Z, et al. Classification of papillomaviruses (PVs) based on 189 PV types and proposal of taxonomic amendments [J]. Virology, 2010, 401(1): 70-9.</w:t>
      </w:r>
    </w:p>
    <w:p w14:paraId="55568ADE"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[16]</w:t>
      </w:r>
      <w:r w:rsidRPr="00B52D7B">
        <w:rPr>
          <w:rFonts w:ascii="Times New Roman" w:hAnsi="Times New Roman" w:cs="Times New Roman"/>
          <w:noProof/>
        </w:rPr>
        <w:tab/>
        <w:t>Cuzick J, Adcock R, Wheeler C. HPV genotype-specific risk for cervical cancer [J]. HPV World, 2021.</w:t>
      </w:r>
    </w:p>
    <w:p w14:paraId="2CC17487"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[17]</w:t>
      </w:r>
      <w:r w:rsidRPr="00B52D7B">
        <w:rPr>
          <w:rFonts w:ascii="Times New Roman" w:hAnsi="Times New Roman" w:cs="Times New Roman"/>
          <w:noProof/>
        </w:rPr>
        <w:tab/>
        <w:t>Hewavisenti R V, Arena J, Ahlenstiel C L, et al. Human papillomavirus in the setting of immunodeficiency: Pathogenesis and the emergence of next-generation therapies to reduce the high associated cancer risk [J]. Front Immunol, 2023, 14: 1112513.</w:t>
      </w:r>
    </w:p>
    <w:p w14:paraId="08EA0136"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[18]</w:t>
      </w:r>
      <w:r w:rsidRPr="00B52D7B">
        <w:rPr>
          <w:rFonts w:ascii="Times New Roman" w:hAnsi="Times New Roman" w:cs="Times New Roman"/>
          <w:noProof/>
        </w:rPr>
        <w:tab/>
        <w:t>Dube Mandishora R S, Gjotterud K S, Lagstrom S, et al. Intra-host sequence variability in human papillomavirus [J]. Papillomavirus Res, 2018, 5: 180-91.</w:t>
      </w:r>
    </w:p>
    <w:p w14:paraId="59E81F20"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[19]</w:t>
      </w:r>
      <w:r w:rsidRPr="00B52D7B">
        <w:rPr>
          <w:rFonts w:ascii="Times New Roman" w:hAnsi="Times New Roman" w:cs="Times New Roman"/>
          <w:noProof/>
        </w:rPr>
        <w:tab/>
        <w:t>Debernardi A, Valot B, Almarcha J, et al. Longitudinal follow‐up of HPV16 sequence after cervical infection: low intrahost variation and no correlation with clinical evolution [J]. Journal of Medical Virology, 2022, 94(11): 5512-8.</w:t>
      </w:r>
    </w:p>
    <w:p w14:paraId="3C82AD4B"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[20]</w:t>
      </w:r>
      <w:r w:rsidRPr="00B52D7B">
        <w:rPr>
          <w:rFonts w:ascii="Times New Roman" w:hAnsi="Times New Roman" w:cs="Times New Roman"/>
          <w:noProof/>
        </w:rPr>
        <w:tab/>
        <w:t>Bravo I G, Alonso A. Mucosal human papillomaviruses encode four different E5 proteins whose chemistry and phylogeny correlate with malignant or benign growth [J]. J Virol, 2004, 78(24): 13613-26.</w:t>
      </w:r>
    </w:p>
    <w:p w14:paraId="16E63E26"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[21]</w:t>
      </w:r>
      <w:r w:rsidRPr="00B52D7B">
        <w:rPr>
          <w:rFonts w:ascii="Times New Roman" w:hAnsi="Times New Roman" w:cs="Times New Roman"/>
          <w:noProof/>
        </w:rPr>
        <w:tab/>
        <w:t>Narechania A, Chen Z, Desalle R, et al. Phylogenetic incongruence among oncogenic genital alpha human papillomaviruses [J]. Journal of virology, 2005, 79(24): 15503-10.</w:t>
      </w:r>
    </w:p>
    <w:p w14:paraId="1B741EF1"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[22]</w:t>
      </w:r>
      <w:r w:rsidRPr="00B52D7B">
        <w:rPr>
          <w:rFonts w:ascii="Times New Roman" w:hAnsi="Times New Roman" w:cs="Times New Roman"/>
          <w:noProof/>
        </w:rPr>
        <w:tab/>
        <w:t>Carvajal-Rodriguez A. Detecting recombination and diversifying selection in human alpha-papillomavirus [J]. Infect Genet Evol, 2008, 8(5): 689-92.</w:t>
      </w:r>
    </w:p>
    <w:p w14:paraId="3789B7F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[23]</w:t>
      </w:r>
      <w:r w:rsidRPr="00B52D7B">
        <w:rPr>
          <w:rFonts w:ascii="Times New Roman" w:hAnsi="Times New Roman" w:cs="Times New Roman"/>
          <w:noProof/>
        </w:rPr>
        <w:tab/>
        <w:t>Gong Y, Sui L, Li Y. Recombination in Papillomavirus: Controversy and Possibility [J]. Virus Res, 2022, 314: 198756.</w:t>
      </w:r>
    </w:p>
    <w:p w14:paraId="377A5E99"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[24]</w:t>
      </w:r>
      <w:r w:rsidRPr="00B52D7B">
        <w:rPr>
          <w:rFonts w:ascii="Times New Roman" w:hAnsi="Times New Roman" w:cs="Times New Roman"/>
          <w:noProof/>
        </w:rPr>
        <w:tab/>
        <w:t>Nikolaidis M, Tsakogiannis D, Bletsa G, et al. HPV16-Genotyper: a computational tool for risk-assessment, lineage genotyping and recombination detection in HPV16 sequences, based on a large-scale evolutionary analysis [J]. Diversity, 2021, 13(10): 497.</w:t>
      </w:r>
    </w:p>
    <w:p w14:paraId="4E1A85AD"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[25]</w:t>
      </w:r>
      <w:r w:rsidRPr="00B52D7B">
        <w:rPr>
          <w:rFonts w:ascii="Times New Roman" w:hAnsi="Times New Roman" w:cs="Times New Roman"/>
          <w:noProof/>
        </w:rPr>
        <w:tab/>
        <w:t>Domingo E, Sheldon J, Perales C. Viral quasispecies evolution [J]. Microbiol Mol Biol Rev, 2012, 76(2): 159-216.</w:t>
      </w:r>
    </w:p>
    <w:p w14:paraId="5A4B9C21"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[26]</w:t>
      </w:r>
      <w:r w:rsidRPr="00B52D7B">
        <w:rPr>
          <w:rFonts w:ascii="Times New Roman" w:hAnsi="Times New Roman" w:cs="Times New Roman"/>
          <w:noProof/>
        </w:rPr>
        <w:tab/>
        <w:t>Lauring A S, Andino R. Quasispecies theory and the behavior of RNA viruses [J]. PLoS Pathog, 2010, 6(7): e1001005.</w:t>
      </w:r>
    </w:p>
    <w:p w14:paraId="25C1811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[27]</w:t>
      </w:r>
      <w:r w:rsidRPr="00B52D7B">
        <w:rPr>
          <w:rFonts w:ascii="Times New Roman" w:hAnsi="Times New Roman" w:cs="Times New Roman"/>
          <w:noProof/>
        </w:rPr>
        <w:tab/>
        <w:t>Sanjuan R, Domingo-Calap P. Mechanisms of viral mutation [J]. Cell Mol Life Sci, 2016, 73(23): 4433-48.</w:t>
      </w:r>
    </w:p>
    <w:p w14:paraId="1FFB6013"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[28]</w:t>
      </w:r>
      <w:r w:rsidRPr="00B52D7B">
        <w:rPr>
          <w:rFonts w:ascii="Times New Roman" w:hAnsi="Times New Roman" w:cs="Times New Roman"/>
          <w:noProof/>
        </w:rPr>
        <w:tab/>
        <w:t>Kocjan B J, Gale N, Hocevar Boltezar I, et al. Identical human papillomavirus (HPV) genomic variants persist in recurrent respiratory papillomatosis for up to 22 years [J]. J Infect Dis, 2013, 207(4): 583-7.</w:t>
      </w:r>
    </w:p>
    <w:p w14:paraId="11AD8C91"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[29]</w:t>
      </w:r>
      <w:r w:rsidRPr="00B52D7B">
        <w:rPr>
          <w:rFonts w:ascii="Times New Roman" w:hAnsi="Times New Roman" w:cs="Times New Roman"/>
          <w:noProof/>
        </w:rPr>
        <w:tab/>
        <w:t>Kukimoto I, Maehama T, Sekizuka T, et al. Genetic variation of human papillomavirus type 16 in individual clinical specimens revealed by deep sequencing [J]. Plos One, 2013, 8(11): e80583.</w:t>
      </w:r>
    </w:p>
    <w:p w14:paraId="569C1E68"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lastRenderedPageBreak/>
        <w:t>[30]</w:t>
      </w:r>
      <w:r w:rsidRPr="00B52D7B">
        <w:rPr>
          <w:rFonts w:ascii="Times New Roman" w:hAnsi="Times New Roman" w:cs="Times New Roman"/>
          <w:noProof/>
        </w:rPr>
        <w:tab/>
        <w:t>Vieira V C, Soares M A. The role of cytidine deaminases on innate immune responses against human viral infections [J]. BioMed research international, 2013, 2013(1): 683095.</w:t>
      </w:r>
    </w:p>
    <w:p w14:paraId="23060A37"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[31]</w:t>
      </w:r>
      <w:r w:rsidRPr="00B52D7B">
        <w:rPr>
          <w:rFonts w:ascii="Times New Roman" w:hAnsi="Times New Roman" w:cs="Times New Roman"/>
          <w:noProof/>
        </w:rPr>
        <w:tab/>
        <w:t>Kim E-Y, Lorenzo-Redondo R, Little S J, et al. Human APOBEC3 induced mutation of human immunodeficiency virus type-1 contributes to adaptation and evolution in natural infection [J]. PLoS pathogens, 2014, 10(7): e1004281.</w:t>
      </w:r>
    </w:p>
    <w:p w14:paraId="7A5CA21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[32]</w:t>
      </w:r>
      <w:r w:rsidRPr="00B52D7B">
        <w:rPr>
          <w:rFonts w:ascii="Times New Roman" w:hAnsi="Times New Roman" w:cs="Times New Roman"/>
          <w:noProof/>
        </w:rPr>
        <w:tab/>
        <w:t>Stavrou S, Ross S R. APOBEC3 proteins in viral immunity [J]. The Journal of Immunology, 2015, 195(10): 4565-70.</w:t>
      </w:r>
    </w:p>
    <w:p w14:paraId="51B9D505"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[33]</w:t>
      </w:r>
      <w:r w:rsidRPr="00B52D7B">
        <w:rPr>
          <w:rFonts w:ascii="Times New Roman" w:hAnsi="Times New Roman" w:cs="Times New Roman"/>
          <w:noProof/>
        </w:rPr>
        <w:tab/>
        <w:t>Vartanian J P, Guetard D, Henry M, et al. Evidence for editing of human papillomavirus DNA by APOBEC3 in benign and precancerous lesions [J]. Science, 2008, 320(5873): 230-3.</w:t>
      </w:r>
    </w:p>
    <w:p w14:paraId="2D4CBEBB"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[34]</w:t>
      </w:r>
      <w:r w:rsidRPr="00B52D7B">
        <w:rPr>
          <w:rFonts w:ascii="Times New Roman" w:hAnsi="Times New Roman" w:cs="Times New Roman"/>
          <w:noProof/>
        </w:rPr>
        <w:tab/>
        <w:t>Warren C J, Westrich J A, Doorslaer K V, et al. Roles of APOBEC3A and APOBEC3B in human papillomavirus infection and disease progression [J]. Viruses, 2017, 9(8): 233.</w:t>
      </w:r>
    </w:p>
    <w:p w14:paraId="048AFB48"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[35]</w:t>
      </w:r>
      <w:r w:rsidRPr="00B52D7B">
        <w:rPr>
          <w:rFonts w:ascii="Times New Roman" w:hAnsi="Times New Roman" w:cs="Times New Roman"/>
          <w:noProof/>
        </w:rPr>
        <w:tab/>
        <w:t>Warren C J, Xu T, Guo K, et al. APOBEC3A functions as a restriction factor of human papillomavirus [J]. Journal of virology, 2015, 89(1): 688-702.</w:t>
      </w:r>
    </w:p>
    <w:p w14:paraId="5DE0B498"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[36]</w:t>
      </w:r>
      <w:r w:rsidRPr="00B52D7B">
        <w:rPr>
          <w:rFonts w:ascii="Times New Roman" w:hAnsi="Times New Roman" w:cs="Times New Roman"/>
          <w:noProof/>
        </w:rPr>
        <w:tab/>
        <w:t>Bernard H U, Chan S Y, Delius H. Evolution of papillomaviruses [J]. Curr Top Microbiol Immunol, 1994, 186: 33-54.</w:t>
      </w:r>
    </w:p>
    <w:p w14:paraId="5A7BC972"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[37]</w:t>
      </w:r>
      <w:r w:rsidRPr="00B52D7B">
        <w:rPr>
          <w:rFonts w:ascii="Times New Roman" w:hAnsi="Times New Roman" w:cs="Times New Roman"/>
          <w:noProof/>
        </w:rPr>
        <w:tab/>
        <w:t>Shah S D, Doorbar J, Goldstein R A. Analysis of host–parasite incongruence in papillomavirus evolution using importance sampling [J]. Mol Biol Evol, 2010, 27(6): 1301-14.</w:t>
      </w:r>
    </w:p>
    <w:p w14:paraId="4B1D5DC3"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[38]</w:t>
      </w:r>
      <w:r w:rsidRPr="00B52D7B">
        <w:rPr>
          <w:rFonts w:ascii="Times New Roman" w:hAnsi="Times New Roman" w:cs="Times New Roman"/>
          <w:noProof/>
        </w:rPr>
        <w:tab/>
        <w:t>Bravo I G, Félez-Sánchez M. Papillomaviruses: Viral evolution, cancer and evolutionary medicine [J]. Evolution, medicine, and public health, 2015, 2015(1): 32-51.</w:t>
      </w:r>
    </w:p>
    <w:p w14:paraId="20F8B9E1"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[39]</w:t>
      </w:r>
      <w:r w:rsidRPr="00B52D7B">
        <w:rPr>
          <w:rFonts w:ascii="Times New Roman" w:hAnsi="Times New Roman" w:cs="Times New Roman"/>
          <w:noProof/>
        </w:rPr>
        <w:tab/>
        <w:t>Firth C, Kitchen A, Shapiro B, et al. Using time-structured data to estimate evolutionary rates of double-stranded DNA viruses [J]. Mol Biol Evol, 2010, 27(9): 2038-51.</w:t>
      </w:r>
    </w:p>
    <w:p w14:paraId="54358EF7"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[40]</w:t>
      </w:r>
      <w:r w:rsidRPr="00B52D7B">
        <w:rPr>
          <w:rFonts w:ascii="Times New Roman" w:hAnsi="Times New Roman" w:cs="Times New Roman"/>
          <w:noProof/>
        </w:rPr>
        <w:tab/>
        <w:t>Mirabello L, Clarke M A, Nelson C W, et al. The Intersection of HPV Epidemiology, Genomics and Mechanistic Studies of HPV-Mediated Carcinogenesis [J]. Viruses, 2018, 10(2).</w:t>
      </w:r>
    </w:p>
    <w:p w14:paraId="01124A20"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[41]</w:t>
      </w:r>
      <w:r w:rsidRPr="00B52D7B">
        <w:rPr>
          <w:rFonts w:ascii="Times New Roman" w:hAnsi="Times New Roman" w:cs="Times New Roman"/>
          <w:noProof/>
        </w:rPr>
        <w:tab/>
        <w:t>Bravo I G, Alonso A. Phylogeny and evolution of papillomaviruses based on the E1 and E2 proteins [J]. Virus Genes, 2007, 34(3): 249-62.</w:t>
      </w:r>
    </w:p>
    <w:p w14:paraId="64820A25"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[42]</w:t>
      </w:r>
      <w:r w:rsidRPr="00B52D7B">
        <w:rPr>
          <w:rFonts w:ascii="Times New Roman" w:hAnsi="Times New Roman" w:cs="Times New Roman"/>
          <w:noProof/>
        </w:rPr>
        <w:tab/>
        <w:t>Chen Z, Schiffman M, Herrero R, et al. Classification and evolution of human papillomavirus genome variants: Alpha-5 (HPV26, 51, 69, 82), Alpha-6 (HPV30, 53, 56, 66), Alpha-11 (HPV34, 73), Alpha-13 (HPV54) and Alpha-3 (HPV61) [J]. Virology, 2018, 516: 86-101.</w:t>
      </w:r>
    </w:p>
    <w:p w14:paraId="060A391D"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[43]</w:t>
      </w:r>
      <w:r w:rsidRPr="00B52D7B">
        <w:rPr>
          <w:rFonts w:ascii="Times New Roman" w:hAnsi="Times New Roman" w:cs="Times New Roman"/>
          <w:noProof/>
        </w:rPr>
        <w:tab/>
        <w:t>King K M, Rajadhyaksha E V, Tobey I G, et al. Synonymous nucleotide changes drive papillomavirus evolution [J]. Tumour Virus Res, 2022, 14: 200248.</w:t>
      </w:r>
    </w:p>
    <w:p w14:paraId="37B7119D"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[44]</w:t>
      </w:r>
      <w:r w:rsidRPr="00B52D7B">
        <w:rPr>
          <w:rFonts w:ascii="Times New Roman" w:hAnsi="Times New Roman" w:cs="Times New Roman"/>
          <w:noProof/>
        </w:rPr>
        <w:tab/>
        <w:t>Akagi K, Symer D E, Mahmoud M, et al. Intratumoral heterogeneity and clonal evolution induced by HPV integration [J]. Cancer discovery, 2023, 13(4): 910-27.</w:t>
      </w:r>
    </w:p>
    <w:p w14:paraId="702B7BD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[45]</w:t>
      </w:r>
      <w:r w:rsidRPr="00B52D7B">
        <w:rPr>
          <w:rFonts w:ascii="Times New Roman" w:hAnsi="Times New Roman" w:cs="Times New Roman"/>
          <w:noProof/>
        </w:rPr>
        <w:tab/>
        <w:t>Gottschling M, Stamatakis A, Nindl I, et al. Multiple evolutionary mechanisms drive papillomavirus diversification [J]. Mol Biol Evol, 2007, 24(5): 1242-58.</w:t>
      </w:r>
    </w:p>
    <w:p w14:paraId="2C6C2DA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[46]</w:t>
      </w:r>
      <w:r w:rsidRPr="00B52D7B">
        <w:rPr>
          <w:rFonts w:ascii="Times New Roman" w:hAnsi="Times New Roman" w:cs="Times New Roman"/>
          <w:noProof/>
        </w:rPr>
        <w:tab/>
        <w:t>Gottschling M, Goker M, Stamatakis A, et al. Quantifying the phylodynamic forces driving papillomavirus evolution [J]. Mol Biol Evol, 2011, 28(7): 2101-13.</w:t>
      </w:r>
    </w:p>
    <w:p w14:paraId="03158D55"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[47]</w:t>
      </w:r>
      <w:r w:rsidRPr="00B52D7B">
        <w:rPr>
          <w:rFonts w:ascii="Times New Roman" w:hAnsi="Times New Roman" w:cs="Times New Roman"/>
          <w:noProof/>
        </w:rPr>
        <w:tab/>
        <w:t>Wakabayashi R, Nakahama Y, Nguyen V, et al. The Host-Microbe Interplay in Human Papillomavirus-Induced Carcinogenesis [J]. Microorganisms, 2019, 7(7).</w:t>
      </w:r>
    </w:p>
    <w:p w14:paraId="771DF52E"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[48]</w:t>
      </w:r>
      <w:r w:rsidRPr="00B52D7B">
        <w:rPr>
          <w:rFonts w:ascii="Times New Roman" w:hAnsi="Times New Roman" w:cs="Times New Roman"/>
          <w:noProof/>
        </w:rPr>
        <w:tab/>
        <w:t>Nelson C W, Mirabello L. Human papillomavirus genomics: Understanding carcinogenicity [J]. Tumour Virus Res, 2023, 15: 200258.</w:t>
      </w:r>
    </w:p>
    <w:p w14:paraId="3BA593A4"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[49]</w:t>
      </w:r>
      <w:r w:rsidRPr="00B52D7B">
        <w:rPr>
          <w:rFonts w:ascii="Times New Roman" w:hAnsi="Times New Roman" w:cs="Times New Roman"/>
          <w:noProof/>
        </w:rPr>
        <w:tab/>
        <w:t>Sakakibara N, Chen D, Mcbride A A. Papillomaviruses use recombination-dependent replication to vegetatively amplify their genomes in differentiated cells [J]. PLoS pathogens, 2013, 9(7): e1003321.</w:t>
      </w:r>
    </w:p>
    <w:p w14:paraId="45E958DA"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[50]</w:t>
      </w:r>
      <w:r w:rsidRPr="00B52D7B">
        <w:rPr>
          <w:rFonts w:ascii="Times New Roman" w:hAnsi="Times New Roman" w:cs="Times New Roman"/>
          <w:noProof/>
        </w:rPr>
        <w:tab/>
        <w:t>Lovšin N, Gangupam B, Bergant Marušič M. The intricate interplay between APOBEC3 proteins and DNA tumour viruses [J]. Pathogens, 2024, 13(3): 187.</w:t>
      </w:r>
    </w:p>
    <w:p w14:paraId="21AACB4B"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[51]</w:t>
      </w:r>
      <w:r w:rsidRPr="00B52D7B">
        <w:rPr>
          <w:rFonts w:ascii="Times New Roman" w:hAnsi="Times New Roman" w:cs="Times New Roman"/>
          <w:noProof/>
        </w:rPr>
        <w:tab/>
        <w:t>Smith N J, Fenton T R. The APOBEC3 genes and their role in cancer: insights from human papillomavirus [J]. Journal of molecular endocrinology, 2019, 62(4): R269-R87.</w:t>
      </w:r>
    </w:p>
    <w:p w14:paraId="322157CD"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lastRenderedPageBreak/>
        <w:t>[52]</w:t>
      </w:r>
      <w:r w:rsidRPr="00B52D7B">
        <w:rPr>
          <w:rFonts w:ascii="Times New Roman" w:hAnsi="Times New Roman" w:cs="Times New Roman"/>
          <w:noProof/>
        </w:rPr>
        <w:tab/>
        <w:t>Varesano S, Ciccarese G, Paudice M, et al. Evaluating HPV viral load and multiple infections for enhanced cervical cancer risk-based assessment [J]. Life, 2025, 15(2): 153.</w:t>
      </w:r>
    </w:p>
    <w:p w14:paraId="526EB9D7"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[53]</w:t>
      </w:r>
      <w:r w:rsidRPr="00B52D7B">
        <w:rPr>
          <w:rFonts w:ascii="Times New Roman" w:hAnsi="Times New Roman" w:cs="Times New Roman"/>
          <w:noProof/>
        </w:rPr>
        <w:tab/>
        <w:t>Foulongne V, Sauvage V, Hebert C, et al. Human skin microbiota: high diversity of DNA viruses identified on the human skin by high throughput sequencing [J]. Plos One, 2012, 7(6): e38499.</w:t>
      </w:r>
    </w:p>
    <w:p w14:paraId="2F90B55A"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[54]</w:t>
      </w:r>
      <w:r w:rsidRPr="00B52D7B">
        <w:rPr>
          <w:rFonts w:ascii="Times New Roman" w:hAnsi="Times New Roman" w:cs="Times New Roman"/>
          <w:noProof/>
        </w:rPr>
        <w:tab/>
        <w:t>Wylie K M, Mihindukulasuriya K A, Zhou Y, et al. Metagenomic analysis of double-stranded DNA viruses in healthy adults [J]. BMC biology, 2014, 12(1): 71.</w:t>
      </w:r>
    </w:p>
    <w:p w14:paraId="597703BC"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[55]</w:t>
      </w:r>
      <w:r w:rsidRPr="00B52D7B">
        <w:rPr>
          <w:rFonts w:ascii="Times New Roman" w:hAnsi="Times New Roman" w:cs="Times New Roman"/>
          <w:noProof/>
        </w:rPr>
        <w:tab/>
        <w:t>Prjibelski A, Antipov D, Meleshko D, et al. Using SPAdes De Novo Assembler [J]. Curr Protoc Bioinformatics, 2020, 70(1): e102.</w:t>
      </w:r>
    </w:p>
    <w:p w14:paraId="67C2222E" w14:textId="77777777" w:rsidR="0016368E" w:rsidRPr="00B52D7B" w:rsidRDefault="0016368E" w:rsidP="00AD1B90">
      <w:pPr>
        <w:pStyle w:val="EndNoteBibliography"/>
        <w:spacing w:after="120"/>
        <w:ind w:left="720" w:hanging="720"/>
        <w:rPr>
          <w:rFonts w:ascii="Times New Roman" w:hAnsi="Times New Roman" w:cs="Times New Roman"/>
          <w:noProof/>
        </w:rPr>
      </w:pPr>
      <w:r w:rsidRPr="00B52D7B">
        <w:rPr>
          <w:rFonts w:ascii="Times New Roman" w:hAnsi="Times New Roman" w:cs="Times New Roman"/>
          <w:noProof/>
        </w:rPr>
        <w:t>[56]</w:t>
      </w:r>
      <w:r w:rsidRPr="00B52D7B">
        <w:rPr>
          <w:rFonts w:ascii="Times New Roman" w:hAnsi="Times New Roman" w:cs="Times New Roman"/>
          <w:noProof/>
        </w:rPr>
        <w:tab/>
        <w:t>Li D, Liu C M, Luo R, et al. MEGAHIT: an ultra-fast single-node solution for large and complex metagenomics assembly via succinct de Bruijn graph [J]. Bioinformatics, 2015, 31(10): 1674-6.</w:t>
      </w:r>
    </w:p>
    <w:p w14:paraId="6CD2F82E" w14:textId="77777777" w:rsidR="0016368E" w:rsidRPr="0016368E" w:rsidRDefault="0016368E" w:rsidP="00AD1B90">
      <w:pPr>
        <w:pStyle w:val="EndNoteBibliography"/>
        <w:spacing w:after="120"/>
        <w:ind w:left="720" w:hanging="720"/>
        <w:rPr>
          <w:noProof/>
        </w:rPr>
      </w:pPr>
      <w:r w:rsidRPr="00B52D7B">
        <w:rPr>
          <w:rFonts w:ascii="Times New Roman" w:hAnsi="Times New Roman" w:cs="Times New Roman"/>
          <w:noProof/>
        </w:rPr>
        <w:t>[57]</w:t>
      </w:r>
      <w:r w:rsidRPr="00B52D7B">
        <w:rPr>
          <w:rFonts w:ascii="Times New Roman" w:hAnsi="Times New Roman" w:cs="Times New Roman"/>
          <w:noProof/>
        </w:rPr>
        <w:tab/>
        <w:t>Isakov O, Bordería A V, Golan D, et al. Deep sequencing analysis of viral infection and evolution allows rapid and detailed characterization of viral mutant spectrum [J]. Bioinformatics, 2015, 31(13): 2141-50.</w:t>
      </w:r>
    </w:p>
    <w:p w14:paraId="27A2139F" w14:textId="2EBA3371" w:rsidR="007A650D" w:rsidRPr="00A3324A" w:rsidRDefault="00A57074" w:rsidP="00A3324A">
      <w:pPr>
        <w:spacing w:after="160" w:line="440" w:lineRule="exact"/>
        <w:rPr>
          <w:rFonts w:ascii="Times New Roman" w:eastAsia="KaiTi" w:hAnsi="Times New Roman" w:cs="Times New Roman"/>
          <w:b/>
          <w:bCs/>
          <w:color w:val="auto"/>
          <w:sz w:val="24"/>
          <w:szCs w:val="24"/>
        </w:rPr>
        <w:sectPr w:rsidR="007A650D" w:rsidRPr="00A3324A" w:rsidSect="001F0917">
          <w:headerReference w:type="default" r:id="rId12"/>
          <w:pgSz w:w="11906" w:h="16838"/>
          <w:pgMar w:top="1440" w:right="1800" w:bottom="1440" w:left="1800" w:header="851" w:footer="992" w:gutter="0"/>
          <w:cols w:space="425"/>
          <w:titlePg/>
          <w:docGrid w:type="lines" w:linePitch="312"/>
        </w:sectPr>
      </w:pPr>
      <w:r>
        <w:rPr>
          <w:rFonts w:ascii="Times New Roman" w:eastAsia="KaiTi" w:hAnsi="Times New Roman" w:cs="Times New Roman"/>
          <w:b/>
          <w:bCs/>
          <w:color w:val="auto"/>
          <w:sz w:val="24"/>
          <w:szCs w:val="24"/>
        </w:rPr>
        <w:fldChar w:fldCharType="end"/>
      </w:r>
    </w:p>
    <w:p w14:paraId="0DC684DE" w14:textId="0E26A77B" w:rsidR="00415BA8" w:rsidRPr="003042A8" w:rsidRDefault="00AE4AD1" w:rsidP="001A1CB2">
      <w:pPr>
        <w:spacing w:line="440" w:lineRule="exact"/>
        <w:ind w:firstLine="420"/>
        <w:rPr>
          <w:rFonts w:ascii="Times New Roman" w:eastAsia="KaiTi" w:hAnsi="Times New Roman" w:cs="Times New Roman"/>
          <w:b/>
          <w:bCs/>
          <w:color w:val="0070C0"/>
          <w:sz w:val="28"/>
          <w:szCs w:val="28"/>
        </w:rPr>
      </w:pPr>
      <w:r w:rsidRPr="003042A8">
        <w:rPr>
          <w:rFonts w:ascii="Times New Roman" w:eastAsia="KaiTi" w:hAnsi="Times New Roman" w:cs="Times New Roman"/>
          <w:bCs/>
          <w:color w:val="0070C0"/>
          <w:sz w:val="28"/>
          <w:szCs w:val="28"/>
        </w:rPr>
        <w:lastRenderedPageBreak/>
        <w:t xml:space="preserve">2. </w:t>
      </w:r>
      <w:r w:rsidRPr="003042A8">
        <w:rPr>
          <w:rFonts w:ascii="Times New Roman" w:eastAsia="KaiTi" w:hAnsi="Times New Roman" w:cs="Times New Roman"/>
          <w:b/>
          <w:bCs/>
          <w:color w:val="0070C0"/>
          <w:sz w:val="28"/>
          <w:szCs w:val="28"/>
        </w:rPr>
        <w:t>项目的研究内容、研究目标，以及拟解决的关键科学问题</w:t>
      </w:r>
      <w:r w:rsidRPr="003042A8">
        <w:rPr>
          <w:rFonts w:ascii="Times New Roman" w:eastAsia="KaiTi" w:hAnsi="Times New Roman" w:cs="Times New Roman"/>
          <w:color w:val="0070C0"/>
          <w:sz w:val="28"/>
          <w:szCs w:val="28"/>
        </w:rPr>
        <w:t>（此部分为重点阐述内容）</w:t>
      </w:r>
      <w:r w:rsidRPr="003042A8">
        <w:rPr>
          <w:rFonts w:ascii="Times New Roman" w:eastAsia="KaiTi" w:hAnsi="Times New Roman" w:cs="Times New Roman"/>
          <w:b/>
          <w:bCs/>
          <w:color w:val="0070C0"/>
          <w:sz w:val="28"/>
          <w:szCs w:val="28"/>
        </w:rPr>
        <w:t>；</w:t>
      </w:r>
    </w:p>
    <w:p w14:paraId="3193BAA5" w14:textId="77777777" w:rsidR="0089742E" w:rsidRPr="00553B7B" w:rsidRDefault="0089742E" w:rsidP="0089742E">
      <w:pPr>
        <w:spacing w:line="440" w:lineRule="exact"/>
        <w:ind w:firstLineChars="200" w:firstLine="571"/>
        <w:rPr>
          <w:rFonts w:ascii="KaiTi" w:eastAsia="KaiTi" w:hAnsi="KaiTi" w:cs="KaiTi_GB2312"/>
          <w:b/>
          <w:bCs/>
          <w:color w:val="0070C0"/>
          <w:sz w:val="28"/>
          <w:szCs w:val="28"/>
        </w:rPr>
      </w:pPr>
    </w:p>
    <w:p w14:paraId="6C80AEF0" w14:textId="2AA9C662" w:rsidR="00AE4AD1" w:rsidRPr="00415BA8" w:rsidRDefault="0079189F" w:rsidP="00937A42">
      <w:pPr>
        <w:spacing w:after="120" w:line="440" w:lineRule="exact"/>
        <w:ind w:firstLineChars="200" w:firstLine="571"/>
        <w:rPr>
          <w:rFonts w:ascii="Times New Roman" w:eastAsia="KaiTi" w:hAnsi="Times New Roman" w:cs="Times New Roman"/>
          <w:b/>
          <w:bCs/>
          <w:color w:val="auto"/>
          <w:sz w:val="28"/>
          <w:szCs w:val="28"/>
        </w:rPr>
      </w:pPr>
      <w:r w:rsidRPr="00415BA8">
        <w:rPr>
          <w:rFonts w:ascii="Times New Roman" w:eastAsia="KaiTi" w:hAnsi="Times New Roman" w:cs="Times New Roman"/>
          <w:b/>
          <w:bCs/>
          <w:color w:val="auto"/>
          <w:sz w:val="28"/>
          <w:szCs w:val="28"/>
        </w:rPr>
        <w:t xml:space="preserve">2.1 </w:t>
      </w:r>
      <w:r w:rsidRPr="00415BA8">
        <w:rPr>
          <w:rFonts w:ascii="Times New Roman" w:eastAsia="KaiTi" w:hAnsi="Times New Roman" w:cs="Times New Roman"/>
          <w:b/>
          <w:bCs/>
          <w:color w:val="auto"/>
          <w:sz w:val="28"/>
          <w:szCs w:val="28"/>
        </w:rPr>
        <w:t>研究内容</w:t>
      </w:r>
    </w:p>
    <w:p w14:paraId="6CC8B422" w14:textId="37B73AC6" w:rsidR="0020462A" w:rsidRDefault="00415BA8" w:rsidP="00AE4AD1">
      <w:pPr>
        <w:spacing w:line="440" w:lineRule="exact"/>
        <w:ind w:firstLineChars="200" w:firstLine="480"/>
        <w:rPr>
          <w:rFonts w:ascii="Times New Roman" w:eastAsia="KaiTi" w:hAnsi="Times New Roman" w:cs="Times New Roman"/>
          <w:color w:val="auto"/>
          <w:sz w:val="24"/>
          <w:szCs w:val="24"/>
        </w:rPr>
      </w:pPr>
      <w:r w:rsidRPr="00415BA8">
        <w:rPr>
          <w:rFonts w:ascii="Times New Roman" w:eastAsia="KaiTi" w:hAnsi="Times New Roman" w:cs="Times New Roman" w:hint="eastAsia"/>
          <w:color w:val="auto"/>
          <w:sz w:val="24"/>
          <w:szCs w:val="24"/>
        </w:rPr>
        <w:t>本项目拟利用</w:t>
      </w:r>
      <w:r w:rsidRPr="00415BA8">
        <w:rPr>
          <w:rFonts w:ascii="Times New Roman" w:eastAsia="KaiTi" w:hAnsi="Times New Roman" w:cs="Times New Roman"/>
          <w:color w:val="auto"/>
          <w:sz w:val="24"/>
          <w:szCs w:val="24"/>
        </w:rPr>
        <w:t xml:space="preserve"> DOCK8 </w:t>
      </w:r>
      <w:r w:rsidRPr="00415BA8">
        <w:rPr>
          <w:rFonts w:ascii="Times New Roman" w:eastAsia="KaiTi" w:hAnsi="Times New Roman" w:cs="Times New Roman" w:hint="eastAsia"/>
          <w:color w:val="auto"/>
          <w:sz w:val="24"/>
          <w:szCs w:val="24"/>
        </w:rPr>
        <w:t>缺陷患者这一适应性免疫功能缺失的独特自然实验模型，开发并应用一套高分辨率的病毒基因组流行病学分析框架。本研究旨在突破当前</w:t>
      </w:r>
      <w:r w:rsidRPr="00415BA8">
        <w:rPr>
          <w:rFonts w:ascii="Times New Roman" w:eastAsia="KaiTi" w:hAnsi="Times New Roman" w:cs="Times New Roman"/>
          <w:color w:val="auto"/>
          <w:sz w:val="24"/>
          <w:szCs w:val="24"/>
        </w:rPr>
        <w:t xml:space="preserve"> HPV </w:t>
      </w:r>
      <w:r w:rsidRPr="00415BA8">
        <w:rPr>
          <w:rFonts w:ascii="Times New Roman" w:eastAsia="KaiTi" w:hAnsi="Times New Roman" w:cs="Times New Roman" w:hint="eastAsia"/>
          <w:color w:val="auto"/>
          <w:sz w:val="24"/>
          <w:szCs w:val="24"/>
        </w:rPr>
        <w:t>研究在宿主内进化尺度上的分辨率瓶颈，首次在单倍型水平上，定量重构皮肤</w:t>
      </w:r>
      <w:r w:rsidRPr="00415BA8">
        <w:rPr>
          <w:rFonts w:ascii="Times New Roman" w:eastAsia="KaiTi" w:hAnsi="Times New Roman" w:cs="Times New Roman"/>
          <w:color w:val="auto"/>
          <w:sz w:val="24"/>
          <w:szCs w:val="24"/>
        </w:rPr>
        <w:t xml:space="preserve"> HPV </w:t>
      </w:r>
      <w:r w:rsidRPr="00415BA8">
        <w:rPr>
          <w:rFonts w:ascii="Times New Roman" w:eastAsia="KaiTi" w:hAnsi="Times New Roman" w:cs="Times New Roman" w:hint="eastAsia"/>
          <w:color w:val="auto"/>
          <w:sz w:val="24"/>
          <w:szCs w:val="24"/>
        </w:rPr>
        <w:t>病毒组在单个宿主体内的微观进化历程。我们将系统性地解析以</w:t>
      </w:r>
      <w:r w:rsidRPr="00415BA8">
        <w:rPr>
          <w:rFonts w:ascii="Times New Roman" w:eastAsia="KaiTi" w:hAnsi="Times New Roman" w:cs="Times New Roman"/>
          <w:color w:val="auto"/>
          <w:sz w:val="24"/>
          <w:szCs w:val="24"/>
        </w:rPr>
        <w:t xml:space="preserve"> APOBEC3 </w:t>
      </w:r>
      <w:r w:rsidRPr="00415BA8">
        <w:rPr>
          <w:rFonts w:ascii="Times New Roman" w:eastAsia="KaiTi" w:hAnsi="Times New Roman" w:cs="Times New Roman" w:hint="eastAsia"/>
          <w:color w:val="auto"/>
          <w:sz w:val="24"/>
          <w:szCs w:val="24"/>
        </w:rPr>
        <w:t>为代表的宿主先天免疫压力如何独立驱动病毒的多样化与适应性演化，并检验关于病毒基因重组和新基因型起源的核心假说。最终，本研究将构建一个</w:t>
      </w:r>
      <w:r w:rsidRPr="006B2574">
        <w:rPr>
          <w:rFonts w:ascii="Times New Roman" w:eastAsia="KaiTi" w:hAnsi="Times New Roman" w:cs="Times New Roman" w:hint="eastAsia"/>
          <w:b/>
          <w:bCs/>
          <w:color w:val="auto"/>
          <w:sz w:val="24"/>
          <w:szCs w:val="24"/>
        </w:rPr>
        <w:t>连接免疫缺陷、先天免疫编辑、病毒多样化与适应性进化的定量模型，</w:t>
      </w:r>
      <w:r w:rsidRPr="00415BA8">
        <w:rPr>
          <w:rFonts w:ascii="Times New Roman" w:eastAsia="KaiTi" w:hAnsi="Times New Roman" w:cs="Times New Roman" w:hint="eastAsia"/>
          <w:color w:val="auto"/>
          <w:sz w:val="24"/>
          <w:szCs w:val="24"/>
        </w:rPr>
        <w:t>为理解</w:t>
      </w:r>
      <w:r w:rsidR="0020462A">
        <w:rPr>
          <w:rFonts w:ascii="Times New Roman" w:eastAsia="KaiTi" w:hAnsi="Times New Roman" w:cs="Times New Roman" w:hint="eastAsia"/>
          <w:color w:val="auto"/>
          <w:sz w:val="24"/>
          <w:szCs w:val="24"/>
        </w:rPr>
        <w:t xml:space="preserve"> </w:t>
      </w:r>
      <w:r w:rsidRPr="00415BA8">
        <w:rPr>
          <w:rFonts w:ascii="Times New Roman" w:eastAsia="KaiTi" w:hAnsi="Times New Roman" w:cs="Times New Roman"/>
          <w:color w:val="auto"/>
          <w:sz w:val="24"/>
          <w:szCs w:val="24"/>
        </w:rPr>
        <w:t>HPV</w:t>
      </w:r>
      <w:r w:rsidR="0020462A">
        <w:rPr>
          <w:rFonts w:ascii="Times New Roman" w:eastAsia="KaiTi" w:hAnsi="Times New Roman" w:cs="Times New Roman" w:hint="eastAsia"/>
          <w:color w:val="auto"/>
          <w:sz w:val="24"/>
          <w:szCs w:val="24"/>
        </w:rPr>
        <w:t xml:space="preserve"> </w:t>
      </w:r>
      <w:r w:rsidRPr="00415BA8">
        <w:rPr>
          <w:rFonts w:ascii="Times New Roman" w:eastAsia="KaiTi" w:hAnsi="Times New Roman" w:cs="Times New Roman" w:hint="eastAsia"/>
          <w:color w:val="auto"/>
          <w:sz w:val="24"/>
          <w:szCs w:val="24"/>
        </w:rPr>
        <w:t>的</w:t>
      </w:r>
      <w:r w:rsidRPr="006B2574">
        <w:rPr>
          <w:rFonts w:ascii="Times New Roman" w:eastAsia="KaiTi" w:hAnsi="Times New Roman" w:cs="Times New Roman" w:hint="eastAsia"/>
          <w:b/>
          <w:bCs/>
          <w:color w:val="auto"/>
          <w:sz w:val="24"/>
          <w:szCs w:val="24"/>
        </w:rPr>
        <w:t>致病潜力</w:t>
      </w:r>
      <w:r w:rsidRPr="006B2574">
        <w:rPr>
          <w:rFonts w:ascii="Times New Roman" w:eastAsia="KaiTi" w:hAnsi="Times New Roman" w:cs="Times New Roman" w:hint="eastAsia"/>
          <w:color w:val="auto"/>
          <w:sz w:val="24"/>
          <w:szCs w:val="24"/>
        </w:rPr>
        <w:t>与</w:t>
      </w:r>
      <w:r w:rsidR="006B2574">
        <w:rPr>
          <w:rFonts w:ascii="Times New Roman" w:eastAsia="KaiTi" w:hAnsi="Times New Roman" w:cs="Times New Roman" w:hint="eastAsia"/>
          <w:b/>
          <w:bCs/>
          <w:color w:val="auto"/>
          <w:sz w:val="24"/>
          <w:szCs w:val="24"/>
        </w:rPr>
        <w:t>宿主内</w:t>
      </w:r>
      <w:r w:rsidR="009017DB">
        <w:rPr>
          <w:rFonts w:ascii="Times New Roman" w:eastAsia="KaiTi" w:hAnsi="Times New Roman" w:cs="Times New Roman" w:hint="eastAsia"/>
          <w:b/>
          <w:bCs/>
          <w:color w:val="auto"/>
          <w:sz w:val="24"/>
          <w:szCs w:val="24"/>
        </w:rPr>
        <w:t>演</w:t>
      </w:r>
      <w:r w:rsidRPr="006B2574">
        <w:rPr>
          <w:rFonts w:ascii="Times New Roman" w:eastAsia="KaiTi" w:hAnsi="Times New Roman" w:cs="Times New Roman" w:hint="eastAsia"/>
          <w:b/>
          <w:bCs/>
          <w:color w:val="auto"/>
          <w:sz w:val="24"/>
          <w:szCs w:val="24"/>
        </w:rPr>
        <w:t>化机制</w:t>
      </w:r>
      <w:r w:rsidRPr="00415BA8">
        <w:rPr>
          <w:rFonts w:ascii="Times New Roman" w:eastAsia="KaiTi" w:hAnsi="Times New Roman" w:cs="Times New Roman" w:hint="eastAsia"/>
          <w:color w:val="auto"/>
          <w:sz w:val="24"/>
          <w:szCs w:val="24"/>
        </w:rPr>
        <w:t>提供全新的理论视角和分析工具。</w:t>
      </w:r>
    </w:p>
    <w:p w14:paraId="59098BF3" w14:textId="7A2F20BF" w:rsidR="00F52908" w:rsidRDefault="00415BA8" w:rsidP="003D6231">
      <w:pPr>
        <w:spacing w:after="120" w:line="440" w:lineRule="exact"/>
        <w:ind w:firstLineChars="200" w:firstLine="480"/>
        <w:rPr>
          <w:rFonts w:ascii="Times New Roman" w:eastAsia="KaiTi" w:hAnsi="Times New Roman" w:cs="Times New Roman"/>
          <w:color w:val="auto"/>
          <w:sz w:val="24"/>
          <w:szCs w:val="24"/>
        </w:rPr>
      </w:pPr>
      <w:r w:rsidRPr="00415BA8">
        <w:rPr>
          <w:rFonts w:ascii="Times New Roman" w:eastAsia="KaiTi" w:hAnsi="Times New Roman" w:cs="Times New Roman" w:hint="eastAsia"/>
          <w:color w:val="auto"/>
          <w:sz w:val="24"/>
          <w:szCs w:val="24"/>
        </w:rPr>
        <w:t>具体研究内容</w:t>
      </w:r>
      <w:r w:rsidR="00006812">
        <w:rPr>
          <w:rFonts w:ascii="Times New Roman" w:eastAsia="KaiTi" w:hAnsi="Times New Roman" w:cs="Times New Roman" w:hint="eastAsia"/>
          <w:color w:val="auto"/>
          <w:sz w:val="24"/>
          <w:szCs w:val="24"/>
        </w:rPr>
        <w:t>详述</w:t>
      </w:r>
      <w:r w:rsidRPr="00415BA8">
        <w:rPr>
          <w:rFonts w:ascii="Times New Roman" w:eastAsia="KaiTi" w:hAnsi="Times New Roman" w:cs="Times New Roman" w:hint="eastAsia"/>
          <w:color w:val="auto"/>
          <w:sz w:val="24"/>
          <w:szCs w:val="24"/>
        </w:rPr>
        <w:t>如下：</w:t>
      </w:r>
    </w:p>
    <w:p w14:paraId="35FCC8F7" w14:textId="34A2E7F6" w:rsidR="003D6231" w:rsidRPr="007B11CD" w:rsidRDefault="003D6231" w:rsidP="003D6231">
      <w:pPr>
        <w:spacing w:line="440" w:lineRule="exact"/>
        <w:ind w:firstLineChars="200" w:firstLine="489"/>
        <w:rPr>
          <w:rFonts w:ascii="Times New Roman" w:eastAsia="KaiTi" w:hAnsi="Times New Roman" w:cs="Times New Roman"/>
          <w:b/>
          <w:bCs/>
          <w:color w:val="auto"/>
          <w:sz w:val="24"/>
          <w:szCs w:val="24"/>
        </w:rPr>
      </w:pPr>
      <w:r w:rsidRPr="007B11CD">
        <w:rPr>
          <w:rFonts w:ascii="Times New Roman" w:eastAsia="KaiTi" w:hAnsi="Times New Roman" w:cs="Times New Roman"/>
          <w:b/>
          <w:bCs/>
          <w:color w:val="auto"/>
          <w:sz w:val="24"/>
          <w:szCs w:val="24"/>
        </w:rPr>
        <w:t xml:space="preserve">2.1.1 </w:t>
      </w:r>
      <w:r w:rsidRPr="007B11CD">
        <w:rPr>
          <w:rFonts w:ascii="Times New Roman" w:eastAsia="KaiTi" w:hAnsi="Times New Roman" w:cs="Times New Roman" w:hint="eastAsia"/>
          <w:b/>
          <w:bCs/>
          <w:color w:val="auto"/>
          <w:sz w:val="24"/>
          <w:szCs w:val="24"/>
        </w:rPr>
        <w:t>重建</w:t>
      </w:r>
      <w:r w:rsidRPr="007B11CD">
        <w:rPr>
          <w:rFonts w:ascii="Times New Roman" w:eastAsia="KaiTi" w:hAnsi="Times New Roman" w:cs="Times New Roman"/>
          <w:b/>
          <w:bCs/>
          <w:color w:val="auto"/>
          <w:sz w:val="24"/>
          <w:szCs w:val="24"/>
        </w:rPr>
        <w:t xml:space="preserve"> HPV </w:t>
      </w:r>
      <w:r w:rsidRPr="007B11CD">
        <w:rPr>
          <w:rFonts w:ascii="Times New Roman" w:eastAsia="KaiTi" w:hAnsi="Times New Roman" w:cs="Times New Roman" w:hint="eastAsia"/>
          <w:b/>
          <w:bCs/>
          <w:color w:val="auto"/>
          <w:sz w:val="24"/>
          <w:szCs w:val="24"/>
        </w:rPr>
        <w:t>单倍型基因组并构建高质皮肤</w:t>
      </w:r>
      <w:r w:rsidRPr="007B11CD">
        <w:rPr>
          <w:rFonts w:ascii="Times New Roman" w:eastAsia="KaiTi" w:hAnsi="Times New Roman" w:cs="Times New Roman"/>
          <w:b/>
          <w:bCs/>
          <w:color w:val="auto"/>
          <w:sz w:val="24"/>
          <w:szCs w:val="24"/>
        </w:rPr>
        <w:t xml:space="preserve"> HPV </w:t>
      </w:r>
      <w:r w:rsidRPr="007B11CD">
        <w:rPr>
          <w:rFonts w:ascii="Times New Roman" w:eastAsia="KaiTi" w:hAnsi="Times New Roman" w:cs="Times New Roman" w:hint="eastAsia"/>
          <w:b/>
          <w:bCs/>
          <w:color w:val="auto"/>
          <w:sz w:val="24"/>
          <w:szCs w:val="24"/>
        </w:rPr>
        <w:t>基因组数据库</w:t>
      </w:r>
    </w:p>
    <w:p w14:paraId="1EBBDD60" w14:textId="233E99C9" w:rsidR="003D6231" w:rsidRPr="003D6231" w:rsidRDefault="003D6231" w:rsidP="00C429F3">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本研究将针对</w:t>
      </w:r>
      <w:r w:rsidR="0006435B">
        <w:rPr>
          <w:rFonts w:ascii="Times New Roman" w:eastAsia="KaiTi" w:hAnsi="Times New Roman" w:cs="Times New Roman" w:hint="eastAsia"/>
          <w:color w:val="auto"/>
          <w:sz w:val="24"/>
          <w:szCs w:val="24"/>
        </w:rPr>
        <w:t xml:space="preserve"> 27 </w:t>
      </w:r>
      <w:r w:rsidR="0006435B">
        <w:rPr>
          <w:rFonts w:ascii="Times New Roman" w:eastAsia="KaiTi" w:hAnsi="Times New Roman" w:cs="Times New Roman" w:hint="eastAsia"/>
          <w:color w:val="auto"/>
          <w:sz w:val="24"/>
          <w:szCs w:val="24"/>
        </w:rPr>
        <w:t>位</w:t>
      </w:r>
      <w:r w:rsidR="007B11CD">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DOCK8</w:t>
      </w:r>
      <w:r w:rsidR="007B11CD">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缺陷患者的皮肤宏基因组数据，开发一套从</w:t>
      </w:r>
      <w:r w:rsidR="00DB1A76">
        <w:rPr>
          <w:rFonts w:ascii="Times New Roman" w:eastAsia="KaiTi" w:hAnsi="Times New Roman" w:cs="Times New Roman" w:hint="eastAsia"/>
          <w:color w:val="auto"/>
          <w:sz w:val="24"/>
          <w:szCs w:val="24"/>
        </w:rPr>
        <w:t>从头（</w:t>
      </w:r>
      <w:r w:rsidRPr="003D6231">
        <w:rPr>
          <w:rFonts w:ascii="Times New Roman" w:eastAsia="KaiTi" w:hAnsi="Times New Roman" w:cs="Times New Roman"/>
          <w:color w:val="auto"/>
          <w:sz w:val="24"/>
          <w:szCs w:val="24"/>
        </w:rPr>
        <w:t>de novo</w:t>
      </w:r>
      <w:r w:rsidR="00DB1A76">
        <w:rPr>
          <w:rFonts w:ascii="Times New Roman" w:eastAsia="KaiTi" w:hAnsi="Times New Roman" w:cs="Times New Roman" w:hint="eastAsia"/>
          <w:color w:val="auto"/>
          <w:sz w:val="24"/>
          <w:szCs w:val="24"/>
        </w:rPr>
        <w:t>）</w:t>
      </w:r>
      <w:r w:rsidRPr="003D6231">
        <w:rPr>
          <w:rFonts w:ascii="Times New Roman" w:eastAsia="KaiTi" w:hAnsi="Times New Roman" w:cs="Times New Roman" w:hint="eastAsia"/>
          <w:color w:val="auto"/>
          <w:sz w:val="24"/>
          <w:szCs w:val="24"/>
        </w:rPr>
        <w:t>组装、病毒基因组补全到基于深度测序数据的单倍型精确重建的整合性计算生物学流程。当前</w:t>
      </w:r>
      <w:r w:rsidR="008A278A">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8A278A">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研究严重</w:t>
      </w:r>
      <w:r w:rsidR="008A278A">
        <w:rPr>
          <w:rFonts w:ascii="Times New Roman" w:eastAsia="KaiTi" w:hAnsi="Times New Roman" w:cs="Times New Roman" w:hint="eastAsia"/>
          <w:color w:val="auto"/>
          <w:sz w:val="24"/>
          <w:szCs w:val="24"/>
        </w:rPr>
        <w:t>倾斜向</w:t>
      </w:r>
      <w:r w:rsidRPr="003D6231">
        <w:rPr>
          <w:rFonts w:ascii="Times New Roman" w:eastAsia="KaiTi" w:hAnsi="Times New Roman" w:cs="Times New Roman" w:hint="eastAsia"/>
          <w:color w:val="auto"/>
          <w:sz w:val="24"/>
          <w:szCs w:val="24"/>
        </w:rPr>
        <w:t>少数高危</w:t>
      </w:r>
      <w:r w:rsidR="00A25EC3">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Alpha</w:t>
      </w:r>
      <w:r w:rsidR="00A25EC3">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属病毒，导致对作为皮肤微生物组正常成员的</w:t>
      </w:r>
      <w:r w:rsidR="00A25EC3">
        <w:rPr>
          <w:rFonts w:ascii="Times New Roman" w:eastAsia="KaiTi" w:hAnsi="Times New Roman" w:cs="Times New Roman" w:hint="eastAsia"/>
          <w:color w:val="auto"/>
          <w:sz w:val="24"/>
          <w:szCs w:val="24"/>
        </w:rPr>
        <w:t>低危</w:t>
      </w:r>
      <w:r w:rsidR="00A25EC3">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A25EC3">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的遗传多样性、传播动态和进化模式存在巨大认知空白。这种偏倚造成了现有参考基因组数据库的严重缺失，使得宏基因组数据中大量序列无法比对，成为“暗物质”，极大地制约了对免疫缺陷背景下皮肤微生态失调机制的深入探索。因此，本研究将产出一个前所未有的高质量皮肤共生</w:t>
      </w:r>
      <w:r w:rsidR="00A25EC3">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A25EC3">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单倍型基因组数据库，为领域内后续研究提供关键性基础资源，并为揭示免疫缺陷背景下病毒的个体化进化模式奠定坚实的数据基础。</w:t>
      </w:r>
    </w:p>
    <w:p w14:paraId="28287B27" w14:textId="77777777" w:rsidR="003D6231" w:rsidRPr="00C429F3" w:rsidRDefault="003D6231" w:rsidP="003D6231">
      <w:pPr>
        <w:spacing w:line="440" w:lineRule="exact"/>
        <w:ind w:firstLineChars="200" w:firstLine="489"/>
        <w:rPr>
          <w:rFonts w:ascii="Times New Roman" w:eastAsia="KaiTi" w:hAnsi="Times New Roman" w:cs="Times New Roman"/>
          <w:b/>
          <w:bCs/>
          <w:color w:val="auto"/>
          <w:sz w:val="24"/>
          <w:szCs w:val="24"/>
        </w:rPr>
      </w:pPr>
      <w:r w:rsidRPr="00C429F3">
        <w:rPr>
          <w:rFonts w:ascii="Times New Roman" w:eastAsia="KaiTi" w:hAnsi="Times New Roman" w:cs="Times New Roman"/>
          <w:b/>
          <w:bCs/>
          <w:color w:val="auto"/>
          <w:sz w:val="24"/>
          <w:szCs w:val="24"/>
        </w:rPr>
        <w:t xml:space="preserve">2.1.2 </w:t>
      </w:r>
      <w:r w:rsidRPr="00C429F3">
        <w:rPr>
          <w:rFonts w:ascii="Times New Roman" w:eastAsia="KaiTi" w:hAnsi="Times New Roman" w:cs="Times New Roman" w:hint="eastAsia"/>
          <w:b/>
          <w:bCs/>
          <w:color w:val="auto"/>
          <w:sz w:val="24"/>
          <w:szCs w:val="24"/>
        </w:rPr>
        <w:t>开发并应用直接基于上游测序数据的单核苷酸突变图谱构建流程</w:t>
      </w:r>
    </w:p>
    <w:p w14:paraId="621E51F9" w14:textId="19D799F4" w:rsidR="003D6231" w:rsidRPr="003D6231" w:rsidRDefault="003D6231" w:rsidP="007A3D65">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为最大限度保留原始数据中的微观进化信号，本项目将开发一种跳过常规组装步骤的计算流程，直接从宏基因组测序上游数据中提取高分辨率序列特征</w:t>
      </w:r>
      <w:r w:rsidR="008B7EF2">
        <w:rPr>
          <w:rFonts w:ascii="Times New Roman" w:eastAsia="KaiTi" w:hAnsi="Times New Roman" w:cs="Times New Roman" w:hint="eastAsia"/>
          <w:color w:val="auto"/>
          <w:sz w:val="24"/>
          <w:szCs w:val="24"/>
        </w:rPr>
        <w:t>构建</w:t>
      </w:r>
      <w:r w:rsidR="008B7EF2" w:rsidRPr="008B7EF2">
        <w:rPr>
          <w:rFonts w:ascii="Times New Roman" w:eastAsia="KaiTi" w:hAnsi="Times New Roman" w:cs="Times New Roman" w:hint="eastAsia"/>
          <w:color w:val="auto"/>
          <w:sz w:val="24"/>
          <w:szCs w:val="24"/>
        </w:rPr>
        <w:t>单核苷酸突变图谱</w:t>
      </w:r>
      <w:r w:rsidRPr="003D6231">
        <w:rPr>
          <w:rFonts w:ascii="Times New Roman" w:eastAsia="KaiTi" w:hAnsi="Times New Roman" w:cs="Times New Roman" w:hint="eastAsia"/>
          <w:color w:val="auto"/>
          <w:sz w:val="24"/>
          <w:szCs w:val="24"/>
        </w:rPr>
        <w:t>。传统的基因组组装方法可能会因序列拼接算法的局限性而丢失低频变异信息，或将不同的病毒株错误地拼接为嵌合体序列，从而无</w:t>
      </w:r>
      <w:r w:rsidRPr="003D6231">
        <w:rPr>
          <w:rFonts w:ascii="Times New Roman" w:eastAsia="KaiTi" w:hAnsi="Times New Roman" w:cs="Times New Roman" w:hint="eastAsia"/>
          <w:color w:val="auto"/>
          <w:sz w:val="24"/>
          <w:szCs w:val="24"/>
        </w:rPr>
        <w:lastRenderedPageBreak/>
        <w:t>法完整、准确地反映宿主体内病毒准种（</w:t>
      </w:r>
      <w:r w:rsidRPr="003D6231">
        <w:rPr>
          <w:rFonts w:ascii="Times New Roman" w:eastAsia="KaiTi" w:hAnsi="Times New Roman" w:cs="Times New Roman"/>
          <w:color w:val="auto"/>
          <w:sz w:val="24"/>
          <w:szCs w:val="24"/>
        </w:rPr>
        <w:t>quasispecies</w:t>
      </w:r>
      <w:r w:rsidRPr="003D6231">
        <w:rPr>
          <w:rFonts w:ascii="Times New Roman" w:eastAsia="KaiTi" w:hAnsi="Times New Roman" w:cs="Times New Roman" w:hint="eastAsia"/>
          <w:color w:val="auto"/>
          <w:sz w:val="24"/>
          <w:szCs w:val="24"/>
        </w:rPr>
        <w:t>）的真实构成。</w:t>
      </w:r>
      <w:r w:rsidR="00F35933">
        <w:rPr>
          <w:rFonts w:ascii="Times New Roman" w:eastAsia="KaiTi" w:hAnsi="Times New Roman" w:cs="Times New Roman" w:hint="eastAsia"/>
          <w:color w:val="auto"/>
          <w:sz w:val="24"/>
          <w:szCs w:val="24"/>
        </w:rPr>
        <w:t>这一工作</w:t>
      </w:r>
      <w:r w:rsidRPr="003D6231">
        <w:rPr>
          <w:rFonts w:ascii="Times New Roman" w:eastAsia="KaiTi" w:hAnsi="Times New Roman" w:cs="Times New Roman" w:hint="eastAsia"/>
          <w:color w:val="auto"/>
          <w:sz w:val="24"/>
          <w:szCs w:val="24"/>
        </w:rPr>
        <w:t>旨在通过直接分析，无偏见地构建单倍型层面的完整单核苷酸突变图谱，从而为后续的进化动力学分析提供更高精度和完整性的数据输入。</w:t>
      </w:r>
    </w:p>
    <w:p w14:paraId="403BA396" w14:textId="5CAB2088" w:rsidR="003D6231" w:rsidRPr="007E7BF2" w:rsidRDefault="003D6231" w:rsidP="003D6231">
      <w:pPr>
        <w:spacing w:line="440" w:lineRule="exact"/>
        <w:ind w:firstLineChars="200" w:firstLine="489"/>
        <w:rPr>
          <w:rFonts w:ascii="Times New Roman" w:eastAsia="KaiTi" w:hAnsi="Times New Roman" w:cs="Times New Roman"/>
          <w:b/>
          <w:bCs/>
          <w:color w:val="auto"/>
          <w:sz w:val="24"/>
          <w:szCs w:val="24"/>
        </w:rPr>
      </w:pPr>
      <w:r w:rsidRPr="007E7BF2">
        <w:rPr>
          <w:rFonts w:ascii="Times New Roman" w:eastAsia="KaiTi" w:hAnsi="Times New Roman" w:cs="Times New Roman"/>
          <w:b/>
          <w:bCs/>
          <w:color w:val="auto"/>
          <w:sz w:val="24"/>
          <w:szCs w:val="24"/>
        </w:rPr>
        <w:t xml:space="preserve">2.1.3 </w:t>
      </w:r>
      <w:r w:rsidRPr="007E7BF2">
        <w:rPr>
          <w:rFonts w:ascii="Times New Roman" w:eastAsia="KaiTi" w:hAnsi="Times New Roman" w:cs="Times New Roman" w:hint="eastAsia"/>
          <w:b/>
          <w:bCs/>
          <w:color w:val="auto"/>
          <w:sz w:val="24"/>
          <w:szCs w:val="24"/>
        </w:rPr>
        <w:t>建立患者特异性</w:t>
      </w:r>
      <w:r w:rsidR="007E7BF2">
        <w:rPr>
          <w:rFonts w:ascii="Times New Roman" w:eastAsia="KaiTi" w:hAnsi="Times New Roman" w:cs="Times New Roman" w:hint="eastAsia"/>
          <w:b/>
          <w:bCs/>
          <w:color w:val="auto"/>
          <w:sz w:val="24"/>
          <w:szCs w:val="24"/>
        </w:rPr>
        <w:t>宿主内</w:t>
      </w:r>
      <w:r w:rsidRPr="007E7BF2">
        <w:rPr>
          <w:rFonts w:ascii="Times New Roman" w:eastAsia="KaiTi" w:hAnsi="Times New Roman" w:cs="Times New Roman" w:hint="eastAsia"/>
          <w:b/>
          <w:bCs/>
          <w:color w:val="auto"/>
          <w:sz w:val="24"/>
          <w:szCs w:val="24"/>
        </w:rPr>
        <w:t>进化动力学模型以阐明新基因型的获取来源</w:t>
      </w:r>
    </w:p>
    <w:p w14:paraId="4621499D" w14:textId="3261C73A" w:rsidR="003D6231" w:rsidRPr="003D6231" w:rsidRDefault="003D6231" w:rsidP="00246E82">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本研究将为每位患者的</w:t>
      </w:r>
      <w:r w:rsidR="008D38DA">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8D38DA">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病毒</w:t>
      </w:r>
      <w:r w:rsidR="008D38DA">
        <w:rPr>
          <w:rFonts w:ascii="Times New Roman" w:eastAsia="KaiTi" w:hAnsi="Times New Roman" w:cs="Times New Roman" w:hint="eastAsia"/>
          <w:color w:val="auto"/>
          <w:sz w:val="24"/>
          <w:szCs w:val="24"/>
        </w:rPr>
        <w:t>基因</w:t>
      </w:r>
      <w:r w:rsidRPr="003D6231">
        <w:rPr>
          <w:rFonts w:ascii="Times New Roman" w:eastAsia="KaiTi" w:hAnsi="Times New Roman" w:cs="Times New Roman" w:hint="eastAsia"/>
          <w:color w:val="auto"/>
          <w:sz w:val="24"/>
          <w:szCs w:val="24"/>
        </w:rPr>
        <w:t>组建立独立的进化动力学模型，以定量区分病毒多样性的两种主要来源：宿主体内的进化与外部环境的机会性重复感染（</w:t>
      </w:r>
      <w:r w:rsidRPr="003D6231">
        <w:rPr>
          <w:rFonts w:ascii="Times New Roman" w:eastAsia="KaiTi" w:hAnsi="Times New Roman" w:cs="Times New Roman"/>
          <w:color w:val="auto"/>
          <w:sz w:val="24"/>
          <w:szCs w:val="24"/>
        </w:rPr>
        <w:t>superinfection</w:t>
      </w:r>
      <w:r w:rsidRPr="003D6231">
        <w:rPr>
          <w:rFonts w:ascii="Times New Roman" w:eastAsia="KaiTi" w:hAnsi="Times New Roman" w:cs="Times New Roman" w:hint="eastAsia"/>
          <w:color w:val="auto"/>
          <w:sz w:val="24"/>
          <w:szCs w:val="24"/>
        </w:rPr>
        <w:t>）。在临床样本中，这两种来源的病毒株通常混合存在，现有方法难以将其剥离，导致对病毒在单个宿主内的真实适应性演化路径认知不清。通过对每个患者病毒种群的系统发育结构和遗传距离分布进行建模，将能够追溯新出现的病毒基因型的源头，从而清晰地重构个体化的病毒感染与演化历史。</w:t>
      </w:r>
    </w:p>
    <w:p w14:paraId="0611F158" w14:textId="5FE41C1D" w:rsidR="003D6231" w:rsidRPr="00246E82" w:rsidRDefault="003D6231" w:rsidP="003D6231">
      <w:pPr>
        <w:spacing w:line="440" w:lineRule="exact"/>
        <w:ind w:firstLineChars="200" w:firstLine="489"/>
        <w:rPr>
          <w:rFonts w:ascii="Times New Roman" w:eastAsia="KaiTi" w:hAnsi="Times New Roman" w:cs="Times New Roman"/>
          <w:b/>
          <w:bCs/>
          <w:color w:val="auto"/>
          <w:sz w:val="24"/>
          <w:szCs w:val="24"/>
        </w:rPr>
      </w:pPr>
      <w:r w:rsidRPr="00246E82">
        <w:rPr>
          <w:rFonts w:ascii="Times New Roman" w:eastAsia="KaiTi" w:hAnsi="Times New Roman" w:cs="Times New Roman"/>
          <w:b/>
          <w:bCs/>
          <w:color w:val="auto"/>
          <w:sz w:val="24"/>
          <w:szCs w:val="24"/>
        </w:rPr>
        <w:t xml:space="preserve">2.1.4 </w:t>
      </w:r>
      <w:r w:rsidRPr="00246E82">
        <w:rPr>
          <w:rFonts w:ascii="Times New Roman" w:eastAsia="KaiTi" w:hAnsi="Times New Roman" w:cs="Times New Roman" w:hint="eastAsia"/>
          <w:b/>
          <w:bCs/>
          <w:color w:val="auto"/>
          <w:sz w:val="24"/>
          <w:szCs w:val="24"/>
        </w:rPr>
        <w:t>结合临床元数据对宿主内</w:t>
      </w:r>
      <w:r w:rsidR="00FC66DE">
        <w:rPr>
          <w:rFonts w:ascii="Times New Roman" w:eastAsia="KaiTi" w:hAnsi="Times New Roman" w:cs="Times New Roman" w:hint="eastAsia"/>
          <w:b/>
          <w:bCs/>
          <w:color w:val="auto"/>
          <w:sz w:val="24"/>
          <w:szCs w:val="24"/>
        </w:rPr>
        <w:t xml:space="preserve"> </w:t>
      </w:r>
      <w:r w:rsidRPr="00246E82">
        <w:rPr>
          <w:rFonts w:ascii="Times New Roman" w:eastAsia="KaiTi" w:hAnsi="Times New Roman" w:cs="Times New Roman"/>
          <w:b/>
          <w:bCs/>
          <w:color w:val="auto"/>
          <w:sz w:val="24"/>
          <w:szCs w:val="24"/>
        </w:rPr>
        <w:t>HPV</w:t>
      </w:r>
      <w:r w:rsidR="00FC66DE">
        <w:rPr>
          <w:rFonts w:ascii="Times New Roman" w:eastAsia="KaiTi" w:hAnsi="Times New Roman" w:cs="Times New Roman" w:hint="eastAsia"/>
          <w:b/>
          <w:bCs/>
          <w:color w:val="auto"/>
          <w:sz w:val="24"/>
          <w:szCs w:val="24"/>
        </w:rPr>
        <w:t xml:space="preserve"> </w:t>
      </w:r>
      <w:r w:rsidRPr="00246E82">
        <w:rPr>
          <w:rFonts w:ascii="Times New Roman" w:eastAsia="KaiTi" w:hAnsi="Times New Roman" w:cs="Times New Roman" w:hint="eastAsia"/>
          <w:b/>
          <w:bCs/>
          <w:color w:val="auto"/>
          <w:sz w:val="24"/>
          <w:szCs w:val="24"/>
        </w:rPr>
        <w:t>进化动态进行定量化表征与解释</w:t>
      </w:r>
    </w:p>
    <w:p w14:paraId="1ACDB306" w14:textId="7A243E7A" w:rsidR="003D6231" w:rsidRPr="003D6231" w:rsidRDefault="003D6231" w:rsidP="00882BA1">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在重建病毒株基因组的基础上，本研究将对其进行系统的系统发育分析，量化其遗传多样性、突变谱特征（特别是</w:t>
      </w:r>
      <w:r w:rsidRPr="003D6231">
        <w:rPr>
          <w:rFonts w:ascii="Times New Roman" w:eastAsia="KaiTi" w:hAnsi="Times New Roman" w:cs="Times New Roman"/>
          <w:color w:val="auto"/>
          <w:sz w:val="24"/>
          <w:szCs w:val="24"/>
        </w:rPr>
        <w:t xml:space="preserve"> APOBEC3 </w:t>
      </w:r>
      <w:r w:rsidRPr="003D6231">
        <w:rPr>
          <w:rFonts w:ascii="Times New Roman" w:eastAsia="KaiTi" w:hAnsi="Times New Roman" w:cs="Times New Roman" w:hint="eastAsia"/>
          <w:color w:val="auto"/>
          <w:sz w:val="24"/>
          <w:szCs w:val="24"/>
        </w:rPr>
        <w:t>突变印记）和进化速率等关键参数。病毒的进化并非在真空中发生，而是受到宿主内在和外在因素的持续影响。因此，我们将把这些定量化的进化指标与患者的详细临床元数据（包括八个不同状态的皮肤位点、年龄、性别、生活史及治疗阶段等）进行关联分析，旨在识别并解释驱动病毒进化动态差异的关键宿主因素，将病毒的基因组演化特征与具体的临床情境联系起来。</w:t>
      </w:r>
    </w:p>
    <w:p w14:paraId="6059A7FF" w14:textId="1E1A2626" w:rsidR="003D6231" w:rsidRPr="00882BA1" w:rsidRDefault="003D6231" w:rsidP="003D6231">
      <w:pPr>
        <w:spacing w:line="440" w:lineRule="exact"/>
        <w:ind w:firstLineChars="200" w:firstLine="489"/>
        <w:rPr>
          <w:rFonts w:ascii="Times New Roman" w:eastAsia="KaiTi" w:hAnsi="Times New Roman" w:cs="Times New Roman"/>
          <w:b/>
          <w:bCs/>
          <w:color w:val="auto"/>
          <w:sz w:val="24"/>
          <w:szCs w:val="24"/>
        </w:rPr>
      </w:pPr>
      <w:r w:rsidRPr="00882BA1">
        <w:rPr>
          <w:rFonts w:ascii="Times New Roman" w:eastAsia="KaiTi" w:hAnsi="Times New Roman" w:cs="Times New Roman"/>
          <w:b/>
          <w:bCs/>
          <w:color w:val="auto"/>
          <w:sz w:val="24"/>
          <w:szCs w:val="24"/>
        </w:rPr>
        <w:t xml:space="preserve">2.1.5 </w:t>
      </w:r>
      <w:r w:rsidR="004E7085">
        <w:rPr>
          <w:rFonts w:ascii="Times New Roman" w:eastAsia="KaiTi" w:hAnsi="Times New Roman" w:cs="Times New Roman" w:hint="eastAsia"/>
          <w:b/>
          <w:bCs/>
          <w:color w:val="auto"/>
          <w:sz w:val="24"/>
          <w:szCs w:val="24"/>
        </w:rPr>
        <w:t>基于纵向队列</w:t>
      </w:r>
      <w:r w:rsidRPr="00882BA1">
        <w:rPr>
          <w:rFonts w:ascii="Times New Roman" w:eastAsia="KaiTi" w:hAnsi="Times New Roman" w:cs="Times New Roman" w:hint="eastAsia"/>
          <w:b/>
          <w:bCs/>
          <w:color w:val="auto"/>
          <w:sz w:val="24"/>
          <w:szCs w:val="24"/>
        </w:rPr>
        <w:t>测定</w:t>
      </w:r>
      <w:r w:rsidR="007951F6">
        <w:rPr>
          <w:rFonts w:ascii="Times New Roman" w:eastAsia="KaiTi" w:hAnsi="Times New Roman" w:cs="Times New Roman" w:hint="eastAsia"/>
          <w:b/>
          <w:bCs/>
          <w:color w:val="auto"/>
          <w:sz w:val="24"/>
          <w:szCs w:val="24"/>
        </w:rPr>
        <w:t>治疗</w:t>
      </w:r>
      <w:r w:rsidRPr="00882BA1">
        <w:rPr>
          <w:rFonts w:ascii="Times New Roman" w:eastAsia="KaiTi" w:hAnsi="Times New Roman" w:cs="Times New Roman" w:hint="eastAsia"/>
          <w:b/>
          <w:bCs/>
          <w:color w:val="auto"/>
          <w:sz w:val="24"/>
          <w:szCs w:val="24"/>
        </w:rPr>
        <w:t>前后</w:t>
      </w:r>
      <w:r w:rsidR="007951F6">
        <w:rPr>
          <w:rFonts w:ascii="Times New Roman" w:eastAsia="KaiTi" w:hAnsi="Times New Roman" w:cs="Times New Roman" w:hint="eastAsia"/>
          <w:b/>
          <w:bCs/>
          <w:color w:val="auto"/>
          <w:sz w:val="24"/>
          <w:szCs w:val="24"/>
        </w:rPr>
        <w:t>患者体</w:t>
      </w:r>
      <w:r w:rsidRPr="00882BA1">
        <w:rPr>
          <w:rFonts w:ascii="Times New Roman" w:eastAsia="KaiTi" w:hAnsi="Times New Roman" w:cs="Times New Roman" w:hint="eastAsia"/>
          <w:b/>
          <w:bCs/>
          <w:color w:val="auto"/>
          <w:sz w:val="24"/>
          <w:szCs w:val="24"/>
        </w:rPr>
        <w:t>内</w:t>
      </w:r>
      <w:r w:rsidR="004E7085">
        <w:rPr>
          <w:rFonts w:ascii="Times New Roman" w:eastAsia="KaiTi" w:hAnsi="Times New Roman" w:cs="Times New Roman" w:hint="eastAsia"/>
          <w:b/>
          <w:bCs/>
          <w:color w:val="auto"/>
          <w:sz w:val="24"/>
          <w:szCs w:val="24"/>
        </w:rPr>
        <w:t xml:space="preserve"> </w:t>
      </w:r>
      <w:r w:rsidR="004E7085" w:rsidRPr="004E7085">
        <w:rPr>
          <w:rFonts w:ascii="Times New Roman" w:eastAsia="KaiTi" w:hAnsi="Times New Roman" w:cs="Times New Roman"/>
          <w:b/>
          <w:bCs/>
          <w:color w:val="auto"/>
          <w:sz w:val="24"/>
          <w:szCs w:val="24"/>
        </w:rPr>
        <w:t>HPV</w:t>
      </w:r>
      <w:r w:rsidR="004E7085">
        <w:rPr>
          <w:rFonts w:ascii="Times New Roman" w:eastAsia="KaiTi" w:hAnsi="Times New Roman" w:cs="Times New Roman" w:hint="eastAsia"/>
          <w:b/>
          <w:bCs/>
          <w:color w:val="auto"/>
          <w:sz w:val="24"/>
          <w:szCs w:val="24"/>
        </w:rPr>
        <w:t xml:space="preserve"> </w:t>
      </w:r>
      <w:r w:rsidRPr="00882BA1">
        <w:rPr>
          <w:rFonts w:ascii="Times New Roman" w:eastAsia="KaiTi" w:hAnsi="Times New Roman" w:cs="Times New Roman" w:hint="eastAsia"/>
          <w:b/>
          <w:bCs/>
          <w:color w:val="auto"/>
          <w:sz w:val="24"/>
          <w:szCs w:val="24"/>
        </w:rPr>
        <w:t>基因组的流行病学参数</w:t>
      </w:r>
    </w:p>
    <w:p w14:paraId="041C4212" w14:textId="293921CB" w:rsidR="003D6231" w:rsidRPr="003D6231" w:rsidRDefault="003D6231" w:rsidP="00393C18">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本项目将利用队列中部分患者在接受造血干细胞移植（</w:t>
      </w:r>
      <w:r w:rsidRPr="003D6231">
        <w:rPr>
          <w:rFonts w:ascii="Times New Roman" w:eastAsia="KaiTi" w:hAnsi="Times New Roman" w:cs="Times New Roman"/>
          <w:color w:val="auto"/>
          <w:sz w:val="24"/>
          <w:szCs w:val="24"/>
        </w:rPr>
        <w:t>Hematopoietic Stem Cell Transplantation, HSCT</w:t>
      </w:r>
      <w:r w:rsidRPr="003D6231">
        <w:rPr>
          <w:rFonts w:ascii="Times New Roman" w:eastAsia="KaiTi" w:hAnsi="Times New Roman" w:cs="Times New Roman" w:hint="eastAsia"/>
          <w:color w:val="auto"/>
          <w:sz w:val="24"/>
          <w:szCs w:val="24"/>
        </w:rPr>
        <w:t>）前后的纵向随访数据，追踪</w:t>
      </w:r>
      <w:r w:rsidR="00F82A4C">
        <w:rPr>
          <w:rFonts w:ascii="Times New Roman" w:eastAsia="KaiTi" w:hAnsi="Times New Roman" w:cs="Times New Roman" w:hint="eastAsia"/>
          <w:color w:val="auto"/>
          <w:sz w:val="24"/>
          <w:szCs w:val="24"/>
        </w:rPr>
        <w:t xml:space="preserve"> </w:t>
      </w:r>
      <w:r w:rsidR="00F82A4C" w:rsidRPr="00F82A4C">
        <w:rPr>
          <w:rFonts w:ascii="Times New Roman" w:eastAsia="KaiTi" w:hAnsi="Times New Roman" w:cs="Times New Roman"/>
          <w:color w:val="auto"/>
          <w:sz w:val="24"/>
          <w:szCs w:val="24"/>
        </w:rPr>
        <w:t>HPV</w:t>
      </w:r>
      <w:r w:rsidR="00F82A4C">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病毒株的出现、消亡和频率变化，以定量刻画其在宿主免疫系统重建前后的进化轨迹。</w:t>
      </w:r>
      <w:r w:rsidRPr="003D6231">
        <w:rPr>
          <w:rFonts w:ascii="Times New Roman" w:eastAsia="KaiTi" w:hAnsi="Times New Roman" w:cs="Times New Roman"/>
          <w:color w:val="auto"/>
          <w:sz w:val="24"/>
          <w:szCs w:val="24"/>
        </w:rPr>
        <w:t xml:space="preserve">HSCT </w:t>
      </w:r>
      <w:r w:rsidRPr="003D6231">
        <w:rPr>
          <w:rFonts w:ascii="Times New Roman" w:eastAsia="KaiTi" w:hAnsi="Times New Roman" w:cs="Times New Roman" w:hint="eastAsia"/>
          <w:color w:val="auto"/>
          <w:sz w:val="24"/>
          <w:szCs w:val="24"/>
        </w:rPr>
        <w:t>为研究免疫压力对病毒演化的影响提供了一个独一无二的准实验模型。通过比较纵向样本，本研究能够直接评估免疫重建对</w:t>
      </w:r>
      <w:r w:rsidRPr="003D6231">
        <w:rPr>
          <w:rFonts w:ascii="Times New Roman" w:eastAsia="KaiTi" w:hAnsi="Times New Roman" w:cs="Times New Roman"/>
          <w:color w:val="auto"/>
          <w:sz w:val="24"/>
          <w:szCs w:val="24"/>
        </w:rPr>
        <w:t xml:space="preserve"> HPV </w:t>
      </w:r>
      <w:r w:rsidRPr="003D6231">
        <w:rPr>
          <w:rFonts w:ascii="Times New Roman" w:eastAsia="KaiTi" w:hAnsi="Times New Roman" w:cs="Times New Roman" w:hint="eastAsia"/>
          <w:color w:val="auto"/>
          <w:sz w:val="24"/>
          <w:szCs w:val="24"/>
        </w:rPr>
        <w:t>变异、病毒持续性以及相关病变进展或消退的影响，并系统评估由先天免疫系统（如</w:t>
      </w:r>
      <w:r w:rsidRPr="003D6231">
        <w:rPr>
          <w:rFonts w:ascii="Times New Roman" w:eastAsia="KaiTi" w:hAnsi="Times New Roman" w:cs="Times New Roman"/>
          <w:color w:val="auto"/>
          <w:sz w:val="24"/>
          <w:szCs w:val="24"/>
        </w:rPr>
        <w:t>APOBEC3</w:t>
      </w:r>
      <w:r w:rsidRPr="003D6231">
        <w:rPr>
          <w:rFonts w:ascii="Times New Roman" w:eastAsia="KaiTi" w:hAnsi="Times New Roman" w:cs="Times New Roman" w:hint="eastAsia"/>
          <w:color w:val="auto"/>
          <w:sz w:val="24"/>
          <w:szCs w:val="24"/>
        </w:rPr>
        <w:t>）引入的宿主内突变数量作为评估感染状态和早期癌症风险分层的预测性生物标志物的可行性。</w:t>
      </w:r>
    </w:p>
    <w:p w14:paraId="4B1F52C1" w14:textId="542C0C7B" w:rsidR="003D6231" w:rsidRPr="007B0CE5" w:rsidRDefault="003D6231" w:rsidP="003D6231">
      <w:pPr>
        <w:spacing w:line="440" w:lineRule="exact"/>
        <w:ind w:firstLineChars="200" w:firstLine="489"/>
        <w:rPr>
          <w:rFonts w:ascii="Times New Roman" w:eastAsia="KaiTi" w:hAnsi="Times New Roman" w:cs="Times New Roman"/>
          <w:b/>
          <w:bCs/>
          <w:color w:val="auto"/>
          <w:sz w:val="24"/>
          <w:szCs w:val="24"/>
        </w:rPr>
      </w:pPr>
      <w:r w:rsidRPr="007B0CE5">
        <w:rPr>
          <w:rFonts w:ascii="Times New Roman" w:eastAsia="KaiTi" w:hAnsi="Times New Roman" w:cs="Times New Roman"/>
          <w:b/>
          <w:bCs/>
          <w:color w:val="auto"/>
          <w:sz w:val="24"/>
          <w:szCs w:val="24"/>
        </w:rPr>
        <w:t xml:space="preserve">2.1.6 </w:t>
      </w:r>
      <w:r w:rsidRPr="007B0CE5">
        <w:rPr>
          <w:rFonts w:ascii="Times New Roman" w:eastAsia="KaiTi" w:hAnsi="Times New Roman" w:cs="Times New Roman" w:hint="eastAsia"/>
          <w:b/>
          <w:bCs/>
          <w:color w:val="auto"/>
          <w:sz w:val="24"/>
          <w:szCs w:val="24"/>
        </w:rPr>
        <w:t>探索</w:t>
      </w:r>
      <w:r w:rsidRPr="007B0CE5">
        <w:rPr>
          <w:rFonts w:ascii="Times New Roman" w:eastAsia="KaiTi" w:hAnsi="Times New Roman" w:cs="Times New Roman"/>
          <w:b/>
          <w:bCs/>
          <w:color w:val="auto"/>
          <w:sz w:val="24"/>
          <w:szCs w:val="24"/>
        </w:rPr>
        <w:t xml:space="preserve"> APOBEC3 </w:t>
      </w:r>
      <w:r w:rsidRPr="007B0CE5">
        <w:rPr>
          <w:rFonts w:ascii="Times New Roman" w:eastAsia="KaiTi" w:hAnsi="Times New Roman" w:cs="Times New Roman" w:hint="eastAsia"/>
          <w:b/>
          <w:bCs/>
          <w:color w:val="auto"/>
          <w:sz w:val="24"/>
          <w:szCs w:val="24"/>
        </w:rPr>
        <w:t>驱动</w:t>
      </w:r>
      <w:r w:rsidR="007B0CE5" w:rsidRPr="007B0CE5">
        <w:rPr>
          <w:rFonts w:ascii="Times New Roman" w:eastAsia="KaiTi" w:hAnsi="Times New Roman" w:cs="Times New Roman" w:hint="eastAsia"/>
          <w:b/>
          <w:bCs/>
          <w:color w:val="auto"/>
          <w:sz w:val="24"/>
          <w:szCs w:val="24"/>
        </w:rPr>
        <w:t xml:space="preserve"> </w:t>
      </w:r>
      <w:r w:rsidRPr="007B0CE5">
        <w:rPr>
          <w:rFonts w:ascii="Times New Roman" w:eastAsia="KaiTi" w:hAnsi="Times New Roman" w:cs="Times New Roman"/>
          <w:b/>
          <w:bCs/>
          <w:color w:val="auto"/>
          <w:sz w:val="24"/>
          <w:szCs w:val="24"/>
        </w:rPr>
        <w:t>HPV</w:t>
      </w:r>
      <w:r w:rsidR="007B0CE5" w:rsidRPr="007B0CE5">
        <w:rPr>
          <w:rFonts w:ascii="Times New Roman" w:eastAsia="KaiTi" w:hAnsi="Times New Roman" w:cs="Times New Roman" w:hint="eastAsia"/>
          <w:b/>
          <w:bCs/>
          <w:color w:val="auto"/>
          <w:sz w:val="24"/>
          <w:szCs w:val="24"/>
        </w:rPr>
        <w:t xml:space="preserve"> </w:t>
      </w:r>
      <w:r w:rsidRPr="007B0CE5">
        <w:rPr>
          <w:rFonts w:ascii="Times New Roman" w:eastAsia="KaiTi" w:hAnsi="Times New Roman" w:cs="Times New Roman" w:hint="eastAsia"/>
          <w:b/>
          <w:bCs/>
          <w:color w:val="auto"/>
          <w:sz w:val="24"/>
          <w:szCs w:val="24"/>
        </w:rPr>
        <w:t>快速进化的机制</w:t>
      </w:r>
    </w:p>
    <w:p w14:paraId="73A6AD5D" w14:textId="4D7205AB" w:rsidR="003D6231" w:rsidRPr="003D6231" w:rsidRDefault="003D6231" w:rsidP="00D26683">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lastRenderedPageBreak/>
        <w:t>本研究将系统性地检验</w:t>
      </w:r>
      <w:r w:rsidRPr="003D6231">
        <w:rPr>
          <w:rFonts w:ascii="Times New Roman" w:eastAsia="KaiTi" w:hAnsi="Times New Roman" w:cs="Times New Roman"/>
          <w:color w:val="auto"/>
          <w:sz w:val="24"/>
          <w:szCs w:val="24"/>
        </w:rPr>
        <w:t xml:space="preserve"> APOBEC3 </w:t>
      </w:r>
      <w:r w:rsidRPr="003D6231">
        <w:rPr>
          <w:rFonts w:ascii="Times New Roman" w:eastAsia="KaiTi" w:hAnsi="Times New Roman" w:cs="Times New Roman" w:hint="eastAsia"/>
          <w:color w:val="auto"/>
          <w:sz w:val="24"/>
          <w:szCs w:val="24"/>
        </w:rPr>
        <w:t>在</w:t>
      </w:r>
      <w:r w:rsidR="00C21A09">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DOCK8</w:t>
      </w:r>
      <w:r w:rsidR="00C21A09">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缺陷患者皮肤中的活性状态及其对</w:t>
      </w:r>
      <w:r w:rsidRPr="003D6231">
        <w:rPr>
          <w:rFonts w:ascii="Times New Roman" w:eastAsia="KaiTi" w:hAnsi="Times New Roman" w:cs="Times New Roman"/>
          <w:color w:val="auto"/>
          <w:sz w:val="24"/>
          <w:szCs w:val="24"/>
        </w:rPr>
        <w:t>HPV</w:t>
      </w:r>
      <w:r w:rsidRPr="003D6231">
        <w:rPr>
          <w:rFonts w:ascii="Times New Roman" w:eastAsia="KaiTi" w:hAnsi="Times New Roman" w:cs="Times New Roman" w:hint="eastAsia"/>
          <w:color w:val="auto"/>
          <w:sz w:val="24"/>
          <w:szCs w:val="24"/>
        </w:rPr>
        <w:t>基因组的编辑作用。尽管</w:t>
      </w:r>
      <w:r w:rsidRPr="003D6231">
        <w:rPr>
          <w:rFonts w:ascii="Times New Roman" w:eastAsia="KaiTi" w:hAnsi="Times New Roman" w:cs="Times New Roman"/>
          <w:color w:val="auto"/>
          <w:sz w:val="24"/>
          <w:szCs w:val="24"/>
        </w:rPr>
        <w:t xml:space="preserve"> APOBEC3 </w:t>
      </w:r>
      <w:r w:rsidRPr="003D6231">
        <w:rPr>
          <w:rFonts w:ascii="Times New Roman" w:eastAsia="KaiTi" w:hAnsi="Times New Roman" w:cs="Times New Roman" w:hint="eastAsia"/>
          <w:color w:val="auto"/>
          <w:sz w:val="24"/>
          <w:szCs w:val="24"/>
        </w:rPr>
        <w:t>已被证实是宿主抗病毒的限制因子，但其在缺乏适应性免疫压力下，作为独立进化驱动力（通过引入亚致死性突变增加病毒多样性）的作用尚不明确，尤其是在庞大的</w:t>
      </w:r>
      <w:r w:rsidR="009209BE">
        <w:rPr>
          <w:rFonts w:ascii="Times New Roman" w:eastAsia="KaiTi" w:hAnsi="Times New Roman" w:cs="Times New Roman" w:hint="eastAsia"/>
          <w:color w:val="auto"/>
          <w:sz w:val="24"/>
          <w:szCs w:val="24"/>
        </w:rPr>
        <w:t>低危</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Beta</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和</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Gamma</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属</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中几乎是研究空白。通过跨病毒科、跨</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属以及与健康对照的比较分析，本研究旨在阐明</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APOBEC3</w:t>
      </w:r>
      <w:r w:rsidR="009209BE">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是否是驱动</w:t>
      </w:r>
      <w:r w:rsidR="00471F51">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DOCK8</w:t>
      </w:r>
      <w:r w:rsidR="00471F51">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患者体内病毒多样性的主要选择压力</w:t>
      </w:r>
      <w:r w:rsidR="00471F51">
        <w:rPr>
          <w:rFonts w:ascii="Times New Roman" w:eastAsia="KaiTi" w:hAnsi="Times New Roman" w:cs="Times New Roman" w:hint="eastAsia"/>
          <w:color w:val="auto"/>
          <w:sz w:val="24"/>
          <w:szCs w:val="24"/>
        </w:rPr>
        <w:t>之一</w:t>
      </w:r>
      <w:r w:rsidRPr="003D6231">
        <w:rPr>
          <w:rFonts w:ascii="Times New Roman" w:eastAsia="KaiTi" w:hAnsi="Times New Roman" w:cs="Times New Roman" w:hint="eastAsia"/>
          <w:color w:val="auto"/>
          <w:sz w:val="24"/>
          <w:szCs w:val="24"/>
        </w:rPr>
        <w:t>，并探索其作用模式。</w:t>
      </w:r>
    </w:p>
    <w:p w14:paraId="5C55C7CA" w14:textId="6D5C7B47" w:rsidR="003D6231" w:rsidRPr="00D26683" w:rsidRDefault="003D6231" w:rsidP="003D6231">
      <w:pPr>
        <w:spacing w:line="440" w:lineRule="exact"/>
        <w:ind w:firstLineChars="200" w:firstLine="489"/>
        <w:rPr>
          <w:rFonts w:ascii="Times New Roman" w:eastAsia="KaiTi" w:hAnsi="Times New Roman" w:cs="Times New Roman"/>
          <w:b/>
          <w:bCs/>
          <w:color w:val="auto"/>
          <w:sz w:val="24"/>
          <w:szCs w:val="24"/>
        </w:rPr>
      </w:pPr>
      <w:r w:rsidRPr="00D26683">
        <w:rPr>
          <w:rFonts w:ascii="Times New Roman" w:eastAsia="KaiTi" w:hAnsi="Times New Roman" w:cs="Times New Roman"/>
          <w:b/>
          <w:bCs/>
          <w:color w:val="auto"/>
          <w:sz w:val="24"/>
          <w:szCs w:val="24"/>
        </w:rPr>
        <w:t xml:space="preserve">2.1.7 </w:t>
      </w:r>
      <w:r w:rsidRPr="00D26683">
        <w:rPr>
          <w:rFonts w:ascii="Times New Roman" w:eastAsia="KaiTi" w:hAnsi="Times New Roman" w:cs="Times New Roman" w:hint="eastAsia"/>
          <w:b/>
          <w:bCs/>
          <w:color w:val="auto"/>
          <w:sz w:val="24"/>
          <w:szCs w:val="24"/>
        </w:rPr>
        <w:t>开发宿主内</w:t>
      </w:r>
      <w:r w:rsidR="00D26683" w:rsidRPr="00D26683">
        <w:rPr>
          <w:rFonts w:ascii="Times New Roman" w:eastAsia="KaiTi" w:hAnsi="Times New Roman" w:cs="Times New Roman" w:hint="eastAsia"/>
          <w:b/>
          <w:bCs/>
          <w:color w:val="auto"/>
          <w:sz w:val="24"/>
          <w:szCs w:val="24"/>
        </w:rPr>
        <w:t xml:space="preserve"> </w:t>
      </w:r>
      <w:r w:rsidRPr="00D26683">
        <w:rPr>
          <w:rFonts w:ascii="Times New Roman" w:eastAsia="KaiTi" w:hAnsi="Times New Roman" w:cs="Times New Roman"/>
          <w:b/>
          <w:bCs/>
          <w:color w:val="auto"/>
          <w:sz w:val="24"/>
          <w:szCs w:val="24"/>
        </w:rPr>
        <w:t>HPV</w:t>
      </w:r>
      <w:r w:rsidR="00D26683" w:rsidRPr="00D26683">
        <w:rPr>
          <w:rFonts w:ascii="Times New Roman" w:eastAsia="KaiTi" w:hAnsi="Times New Roman" w:cs="Times New Roman" w:hint="eastAsia"/>
          <w:b/>
          <w:bCs/>
          <w:color w:val="auto"/>
          <w:sz w:val="24"/>
          <w:szCs w:val="24"/>
        </w:rPr>
        <w:t xml:space="preserve"> </w:t>
      </w:r>
      <w:r w:rsidRPr="00D26683">
        <w:rPr>
          <w:rFonts w:ascii="Times New Roman" w:eastAsia="KaiTi" w:hAnsi="Times New Roman" w:cs="Times New Roman" w:hint="eastAsia"/>
          <w:b/>
          <w:bCs/>
          <w:color w:val="auto"/>
          <w:sz w:val="24"/>
          <w:szCs w:val="24"/>
        </w:rPr>
        <w:t>基因重组检测流程并</w:t>
      </w:r>
      <w:r w:rsidR="00D26683">
        <w:rPr>
          <w:rFonts w:ascii="Times New Roman" w:eastAsia="KaiTi" w:hAnsi="Times New Roman" w:cs="Times New Roman" w:hint="eastAsia"/>
          <w:b/>
          <w:bCs/>
          <w:color w:val="auto"/>
          <w:sz w:val="24"/>
          <w:szCs w:val="24"/>
        </w:rPr>
        <w:t>识别潜在重组事件</w:t>
      </w:r>
    </w:p>
    <w:p w14:paraId="2BF16624" w14:textId="591EE122" w:rsidR="003D6231" w:rsidRPr="003D6231" w:rsidRDefault="003D6231" w:rsidP="00AB2A34">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color w:val="auto"/>
          <w:sz w:val="24"/>
          <w:szCs w:val="24"/>
        </w:rPr>
        <w:t>DOCK8</w:t>
      </w:r>
      <w:r w:rsidR="00B43994">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缺陷患者体内病毒</w:t>
      </w:r>
      <w:r w:rsidR="00CF6E7A">
        <w:rPr>
          <w:rFonts w:ascii="Times New Roman" w:eastAsia="KaiTi" w:hAnsi="Times New Roman" w:cs="Times New Roman" w:hint="eastAsia"/>
          <w:color w:val="auto"/>
          <w:sz w:val="24"/>
          <w:szCs w:val="24"/>
        </w:rPr>
        <w:t>的及时</w:t>
      </w:r>
      <w:r w:rsidRPr="003D6231">
        <w:rPr>
          <w:rFonts w:ascii="Times New Roman" w:eastAsia="KaiTi" w:hAnsi="Times New Roman" w:cs="Times New Roman" w:hint="eastAsia"/>
          <w:color w:val="auto"/>
          <w:sz w:val="24"/>
          <w:szCs w:val="24"/>
        </w:rPr>
        <w:t>清除受阻，这种高病毒载量和多重感染状态为潜在的宿主内频繁基因重组提供了“温床”。然而，</w:t>
      </w:r>
      <w:r w:rsidRPr="003D6231">
        <w:rPr>
          <w:rFonts w:ascii="Times New Roman" w:eastAsia="KaiTi" w:hAnsi="Times New Roman" w:cs="Times New Roman"/>
          <w:color w:val="auto"/>
          <w:sz w:val="24"/>
          <w:szCs w:val="24"/>
        </w:rPr>
        <w:t>APOBEC3</w:t>
      </w:r>
      <w:r w:rsidR="00B43994">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等细胞内限制因子可能使病毒基因组发生超出认知的高频率突变，从而混淆小片段重组信号，这对现有检测方法构成了严峻挑战。因此，本研究将开发一套专门的生物信息学流程，旨在突破这一方法学瓶颈，从而能够准确甄别真实的基因重组事件，并首次为评估</w:t>
      </w:r>
      <w:r w:rsidR="00B43994">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B43994">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在</w:t>
      </w:r>
      <w:r w:rsidR="0081407D">
        <w:rPr>
          <w:rFonts w:ascii="Times New Roman" w:eastAsia="KaiTi" w:hAnsi="Times New Roman" w:cs="Times New Roman" w:hint="eastAsia"/>
          <w:color w:val="auto"/>
          <w:sz w:val="24"/>
          <w:szCs w:val="24"/>
        </w:rPr>
        <w:t>免疫缺陷</w:t>
      </w:r>
      <w:r w:rsidRPr="003D6231">
        <w:rPr>
          <w:rFonts w:ascii="Times New Roman" w:eastAsia="KaiTi" w:hAnsi="Times New Roman" w:cs="Times New Roman" w:hint="eastAsia"/>
          <w:color w:val="auto"/>
          <w:sz w:val="24"/>
          <w:szCs w:val="24"/>
        </w:rPr>
        <w:t>宿主内的重组频率提供定量证据。</w:t>
      </w:r>
    </w:p>
    <w:p w14:paraId="66E83730" w14:textId="461CEA60" w:rsidR="003D6231" w:rsidRPr="002A4EC8" w:rsidRDefault="003D6231" w:rsidP="003D6231">
      <w:pPr>
        <w:spacing w:line="440" w:lineRule="exact"/>
        <w:ind w:firstLineChars="200" w:firstLine="489"/>
        <w:rPr>
          <w:rFonts w:ascii="Times New Roman" w:eastAsia="KaiTi" w:hAnsi="Times New Roman" w:cs="Times New Roman"/>
          <w:b/>
          <w:bCs/>
          <w:color w:val="auto"/>
          <w:sz w:val="24"/>
          <w:szCs w:val="24"/>
        </w:rPr>
      </w:pPr>
      <w:r w:rsidRPr="002A4EC8">
        <w:rPr>
          <w:rFonts w:ascii="Times New Roman" w:eastAsia="KaiTi" w:hAnsi="Times New Roman" w:cs="Times New Roman"/>
          <w:b/>
          <w:bCs/>
          <w:color w:val="auto"/>
          <w:sz w:val="24"/>
          <w:szCs w:val="24"/>
        </w:rPr>
        <w:t xml:space="preserve">2.1.8 </w:t>
      </w:r>
      <w:r w:rsidRPr="002A4EC8">
        <w:rPr>
          <w:rFonts w:ascii="Times New Roman" w:eastAsia="KaiTi" w:hAnsi="Times New Roman" w:cs="Times New Roman" w:hint="eastAsia"/>
          <w:b/>
          <w:bCs/>
          <w:color w:val="auto"/>
          <w:sz w:val="24"/>
          <w:szCs w:val="24"/>
        </w:rPr>
        <w:t>解析不同</w:t>
      </w:r>
      <w:r w:rsidR="002A4EC8" w:rsidRPr="002A4EC8">
        <w:rPr>
          <w:rFonts w:ascii="Times New Roman" w:eastAsia="KaiTi" w:hAnsi="Times New Roman" w:cs="Times New Roman" w:hint="eastAsia"/>
          <w:b/>
          <w:bCs/>
          <w:color w:val="auto"/>
          <w:sz w:val="24"/>
          <w:szCs w:val="24"/>
        </w:rPr>
        <w:t xml:space="preserve"> </w:t>
      </w:r>
      <w:r w:rsidRPr="002A4EC8">
        <w:rPr>
          <w:rFonts w:ascii="Times New Roman" w:eastAsia="KaiTi" w:hAnsi="Times New Roman" w:cs="Times New Roman"/>
          <w:b/>
          <w:bCs/>
          <w:color w:val="auto"/>
          <w:sz w:val="24"/>
          <w:szCs w:val="24"/>
        </w:rPr>
        <w:t>HPV</w:t>
      </w:r>
      <w:r w:rsidR="002A4EC8" w:rsidRPr="002A4EC8">
        <w:rPr>
          <w:rFonts w:ascii="Times New Roman" w:eastAsia="KaiTi" w:hAnsi="Times New Roman" w:cs="Times New Roman" w:hint="eastAsia"/>
          <w:b/>
          <w:bCs/>
          <w:color w:val="auto"/>
          <w:sz w:val="24"/>
          <w:szCs w:val="24"/>
        </w:rPr>
        <w:t xml:space="preserve"> </w:t>
      </w:r>
      <w:r w:rsidRPr="002A4EC8">
        <w:rPr>
          <w:rFonts w:ascii="Times New Roman" w:eastAsia="KaiTi" w:hAnsi="Times New Roman" w:cs="Times New Roman" w:hint="eastAsia"/>
          <w:b/>
          <w:bCs/>
          <w:color w:val="auto"/>
          <w:sz w:val="24"/>
          <w:szCs w:val="24"/>
        </w:rPr>
        <w:t>属病毒的适应性进化差异</w:t>
      </w:r>
    </w:p>
    <w:p w14:paraId="31937C18" w14:textId="471EBBD8" w:rsidR="003D6231" w:rsidRPr="003D6231" w:rsidRDefault="003D6231" w:rsidP="000B4D60">
      <w:pPr>
        <w:spacing w:after="120"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本研究将探究不同</w:t>
      </w:r>
      <w:r w:rsidR="006A5C25">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HPV</w:t>
      </w:r>
      <w:r w:rsidR="006A5C25">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属病毒是否因其不同的共同进化历史，导致其基因组特征（如</w:t>
      </w:r>
      <w:r w:rsidR="0061679F">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APOBEC3</w:t>
      </w:r>
      <w:r w:rsidR="0061679F">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靶点密度、基因重组潜在断点</w:t>
      </w:r>
      <w:r w:rsidR="00644DCC">
        <w:rPr>
          <w:rFonts w:ascii="Times New Roman" w:eastAsia="KaiTi" w:hAnsi="Times New Roman" w:cs="Times New Roman" w:hint="eastAsia"/>
          <w:color w:val="auto"/>
          <w:sz w:val="24"/>
          <w:szCs w:val="24"/>
        </w:rPr>
        <w:t>的</w:t>
      </w:r>
      <w:r w:rsidRPr="003D6231">
        <w:rPr>
          <w:rFonts w:ascii="Times New Roman" w:eastAsia="KaiTi" w:hAnsi="Times New Roman" w:cs="Times New Roman" w:hint="eastAsia"/>
          <w:color w:val="auto"/>
          <w:sz w:val="24"/>
          <w:szCs w:val="24"/>
        </w:rPr>
        <w:t>分布等）存在固有差异，并进一步验证这些差异是否决定了它们在</w:t>
      </w:r>
      <w:r w:rsidR="006A5C25">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color w:val="auto"/>
          <w:sz w:val="24"/>
          <w:szCs w:val="24"/>
        </w:rPr>
        <w:t>DOCK8</w:t>
      </w:r>
      <w:r w:rsidR="006A5C25">
        <w:rPr>
          <w:rFonts w:ascii="Times New Roman" w:eastAsia="KaiTi" w:hAnsi="Times New Roman" w:cs="Times New Roman" w:hint="eastAsia"/>
          <w:color w:val="auto"/>
          <w:sz w:val="24"/>
          <w:szCs w:val="24"/>
        </w:rPr>
        <w:t xml:space="preserve"> </w:t>
      </w:r>
      <w:r w:rsidRPr="003D6231">
        <w:rPr>
          <w:rFonts w:ascii="Times New Roman" w:eastAsia="KaiTi" w:hAnsi="Times New Roman" w:cs="Times New Roman" w:hint="eastAsia"/>
          <w:color w:val="auto"/>
          <w:sz w:val="24"/>
          <w:szCs w:val="24"/>
        </w:rPr>
        <w:t>缺陷这一特殊免疫环境下的进化轨迹和对先天免疫编辑的易感性。这一比较基因组学分析旨在回答一个核心问题：为何在相同的免疫缺陷宿主中，不同病毒属会展现出截然不同的多样化模式和适应性策略，从而揭示病毒预适应性在其进化成功中的作用。</w:t>
      </w:r>
    </w:p>
    <w:p w14:paraId="020C7977" w14:textId="77777777" w:rsidR="003D6231" w:rsidRPr="00A10FD3" w:rsidRDefault="003D6231" w:rsidP="003D6231">
      <w:pPr>
        <w:spacing w:line="440" w:lineRule="exact"/>
        <w:ind w:firstLineChars="200" w:firstLine="489"/>
        <w:rPr>
          <w:rFonts w:ascii="Times New Roman" w:eastAsia="KaiTi" w:hAnsi="Times New Roman" w:cs="Times New Roman"/>
          <w:b/>
          <w:bCs/>
          <w:color w:val="auto"/>
          <w:sz w:val="24"/>
          <w:szCs w:val="24"/>
        </w:rPr>
      </w:pPr>
      <w:r w:rsidRPr="00A10FD3">
        <w:rPr>
          <w:rFonts w:ascii="Times New Roman" w:eastAsia="KaiTi" w:hAnsi="Times New Roman" w:cs="Times New Roman"/>
          <w:b/>
          <w:bCs/>
          <w:color w:val="auto"/>
          <w:sz w:val="24"/>
          <w:szCs w:val="24"/>
        </w:rPr>
        <w:t xml:space="preserve">2.1.9 </w:t>
      </w:r>
      <w:r w:rsidRPr="00A10FD3">
        <w:rPr>
          <w:rFonts w:ascii="Times New Roman" w:eastAsia="KaiTi" w:hAnsi="Times New Roman" w:cs="Times New Roman" w:hint="eastAsia"/>
          <w:b/>
          <w:bCs/>
          <w:color w:val="auto"/>
          <w:sz w:val="24"/>
          <w:szCs w:val="24"/>
        </w:rPr>
        <w:t>评估新型</w:t>
      </w:r>
      <w:r w:rsidRPr="00A10FD3">
        <w:rPr>
          <w:rFonts w:ascii="Times New Roman" w:eastAsia="KaiTi" w:hAnsi="Times New Roman" w:cs="Times New Roman"/>
          <w:b/>
          <w:bCs/>
          <w:color w:val="auto"/>
          <w:sz w:val="24"/>
          <w:szCs w:val="24"/>
        </w:rPr>
        <w:t>HPV</w:t>
      </w:r>
      <w:r w:rsidRPr="00A10FD3">
        <w:rPr>
          <w:rFonts w:ascii="Times New Roman" w:eastAsia="KaiTi" w:hAnsi="Times New Roman" w:cs="Times New Roman" w:hint="eastAsia"/>
          <w:b/>
          <w:bCs/>
          <w:color w:val="auto"/>
          <w:sz w:val="24"/>
          <w:szCs w:val="24"/>
        </w:rPr>
        <w:t>基因型的病毒适应性与致癌潜力</w:t>
      </w:r>
    </w:p>
    <w:p w14:paraId="64793CED" w14:textId="339C8E6B" w:rsidR="0020462A" w:rsidRDefault="003D6231" w:rsidP="002274FA">
      <w:pPr>
        <w:spacing w:line="440" w:lineRule="exact"/>
        <w:ind w:firstLineChars="200" w:firstLine="480"/>
        <w:rPr>
          <w:rFonts w:ascii="Times New Roman" w:eastAsia="KaiTi" w:hAnsi="Times New Roman" w:cs="Times New Roman"/>
          <w:color w:val="auto"/>
          <w:sz w:val="24"/>
          <w:szCs w:val="24"/>
        </w:rPr>
      </w:pPr>
      <w:r w:rsidRPr="003D6231">
        <w:rPr>
          <w:rFonts w:ascii="Times New Roman" w:eastAsia="KaiTi" w:hAnsi="Times New Roman" w:cs="Times New Roman" w:hint="eastAsia"/>
          <w:color w:val="auto"/>
          <w:sz w:val="24"/>
          <w:szCs w:val="24"/>
        </w:rPr>
        <w:t>本研究将对发现的新型</w:t>
      </w:r>
      <w:r w:rsidRPr="003D6231">
        <w:rPr>
          <w:rFonts w:ascii="Times New Roman" w:eastAsia="KaiTi" w:hAnsi="Times New Roman" w:cs="Times New Roman"/>
          <w:color w:val="auto"/>
          <w:sz w:val="24"/>
          <w:szCs w:val="24"/>
        </w:rPr>
        <w:t>HPV</w:t>
      </w:r>
      <w:r w:rsidRPr="003D6231">
        <w:rPr>
          <w:rFonts w:ascii="Times New Roman" w:eastAsia="KaiTi" w:hAnsi="Times New Roman" w:cs="Times New Roman" w:hint="eastAsia"/>
          <w:color w:val="auto"/>
          <w:sz w:val="24"/>
          <w:szCs w:val="24"/>
        </w:rPr>
        <w:t>毒株，在关键功能基因（特别是</w:t>
      </w:r>
      <w:r w:rsidRPr="003D6231">
        <w:rPr>
          <w:rFonts w:ascii="Times New Roman" w:eastAsia="KaiTi" w:hAnsi="Times New Roman" w:cs="Times New Roman"/>
          <w:color w:val="auto"/>
          <w:sz w:val="24"/>
          <w:szCs w:val="24"/>
        </w:rPr>
        <w:t>E6</w:t>
      </w:r>
      <w:r w:rsidRPr="003D6231">
        <w:rPr>
          <w:rFonts w:ascii="Times New Roman" w:eastAsia="KaiTi" w:hAnsi="Times New Roman" w:cs="Times New Roman" w:hint="eastAsia"/>
          <w:color w:val="auto"/>
          <w:sz w:val="24"/>
          <w:szCs w:val="24"/>
        </w:rPr>
        <w:t>、</w:t>
      </w:r>
      <w:r w:rsidRPr="003D6231">
        <w:rPr>
          <w:rFonts w:ascii="Times New Roman" w:eastAsia="KaiTi" w:hAnsi="Times New Roman" w:cs="Times New Roman"/>
          <w:color w:val="auto"/>
          <w:sz w:val="24"/>
          <w:szCs w:val="24"/>
        </w:rPr>
        <w:t>E7</w:t>
      </w:r>
      <w:r w:rsidRPr="003D6231">
        <w:rPr>
          <w:rFonts w:ascii="Times New Roman" w:eastAsia="KaiTi" w:hAnsi="Times New Roman" w:cs="Times New Roman" w:hint="eastAsia"/>
          <w:color w:val="auto"/>
          <w:sz w:val="24"/>
          <w:szCs w:val="24"/>
        </w:rPr>
        <w:t>癌基因）上的变异特征进行分析，以评估其潜在的致病风险。</w:t>
      </w:r>
      <w:r w:rsidRPr="003D6231">
        <w:rPr>
          <w:rFonts w:ascii="Times New Roman" w:eastAsia="KaiTi" w:hAnsi="Times New Roman" w:cs="Times New Roman"/>
          <w:color w:val="auto"/>
          <w:sz w:val="24"/>
          <w:szCs w:val="24"/>
        </w:rPr>
        <w:t>DOCK8</w:t>
      </w:r>
      <w:r w:rsidRPr="003D6231">
        <w:rPr>
          <w:rFonts w:ascii="Times New Roman" w:eastAsia="KaiTi" w:hAnsi="Times New Roman" w:cs="Times New Roman" w:hint="eastAsia"/>
          <w:color w:val="auto"/>
          <w:sz w:val="24"/>
          <w:szCs w:val="24"/>
        </w:rPr>
        <w:t>缺陷模型提供了一个无与伦比的人类模型，用于在缺乏适应性免疫系统选择压力的情况下研究</w:t>
      </w:r>
      <w:r w:rsidRPr="003D6231">
        <w:rPr>
          <w:rFonts w:ascii="Times New Roman" w:eastAsia="KaiTi" w:hAnsi="Times New Roman" w:cs="Times New Roman"/>
          <w:color w:val="auto"/>
          <w:sz w:val="24"/>
          <w:szCs w:val="24"/>
        </w:rPr>
        <w:t>APOBEC3</w:t>
      </w:r>
      <w:r w:rsidRPr="003D6231">
        <w:rPr>
          <w:rFonts w:ascii="Times New Roman" w:eastAsia="KaiTi" w:hAnsi="Times New Roman" w:cs="Times New Roman" w:hint="eastAsia"/>
          <w:color w:val="auto"/>
          <w:sz w:val="24"/>
          <w:szCs w:val="24"/>
        </w:rPr>
        <w:t>驱动的诱变过程，这为了解可能先于癌症发生的病毒和宿主基因组突变的早期阶段提供了一个独特的窗口。通过分析新型</w:t>
      </w:r>
      <w:r w:rsidRPr="003D6231">
        <w:rPr>
          <w:rFonts w:ascii="Times New Roman" w:eastAsia="KaiTi" w:hAnsi="Times New Roman" w:cs="Times New Roman"/>
          <w:color w:val="auto"/>
          <w:sz w:val="24"/>
          <w:szCs w:val="24"/>
        </w:rPr>
        <w:t>HPV</w:t>
      </w:r>
      <w:r w:rsidRPr="003D6231">
        <w:rPr>
          <w:rFonts w:ascii="Times New Roman" w:eastAsia="KaiTi" w:hAnsi="Times New Roman" w:cs="Times New Roman" w:hint="eastAsia"/>
          <w:color w:val="auto"/>
          <w:sz w:val="24"/>
          <w:szCs w:val="24"/>
        </w:rPr>
        <w:t>基因组的突变图谱，本研究将识别具有潜在致癌特征的新型病毒类型或关键突变，并量化导致这种癌症风险的致突变压力，为临床监测提供直接的科学依据。</w:t>
      </w:r>
    </w:p>
    <w:p w14:paraId="12313596" w14:textId="77777777" w:rsidR="00263324" w:rsidRPr="00415BA8" w:rsidRDefault="00263324" w:rsidP="00263324">
      <w:pPr>
        <w:spacing w:line="440" w:lineRule="exact"/>
        <w:rPr>
          <w:rFonts w:ascii="Times New Roman" w:eastAsia="KaiTi" w:hAnsi="Times New Roman" w:cs="Times New Roman"/>
          <w:color w:val="auto"/>
          <w:sz w:val="24"/>
          <w:szCs w:val="24"/>
        </w:rPr>
      </w:pPr>
    </w:p>
    <w:p w14:paraId="75D2E011" w14:textId="1A37CAE7" w:rsidR="00F52908" w:rsidRDefault="00DD05E5" w:rsidP="00B661BB">
      <w:pPr>
        <w:spacing w:after="120" w:line="440" w:lineRule="exact"/>
        <w:ind w:firstLine="420"/>
        <w:rPr>
          <w:rFonts w:ascii="Times New Roman" w:eastAsia="KaiTi" w:hAnsi="Times New Roman" w:cs="Times New Roman"/>
          <w:b/>
          <w:bCs/>
          <w:color w:val="auto"/>
          <w:sz w:val="28"/>
          <w:szCs w:val="28"/>
        </w:rPr>
      </w:pPr>
      <w:r w:rsidRPr="00DD05E5">
        <w:rPr>
          <w:rFonts w:ascii="Times New Roman" w:eastAsia="KaiTi" w:hAnsi="Times New Roman" w:cs="Times New Roman"/>
          <w:b/>
          <w:bCs/>
          <w:color w:val="auto"/>
          <w:sz w:val="28"/>
          <w:szCs w:val="28"/>
        </w:rPr>
        <w:lastRenderedPageBreak/>
        <w:t xml:space="preserve">2.2 </w:t>
      </w:r>
      <w:r w:rsidRPr="00DD05E5">
        <w:rPr>
          <w:rFonts w:ascii="Times New Roman" w:eastAsia="KaiTi" w:hAnsi="Times New Roman" w:cs="Times New Roman" w:hint="eastAsia"/>
          <w:b/>
          <w:bCs/>
          <w:color w:val="auto"/>
          <w:sz w:val="28"/>
          <w:szCs w:val="28"/>
        </w:rPr>
        <w:t>研究目标</w:t>
      </w:r>
    </w:p>
    <w:p w14:paraId="1139EBEB" w14:textId="77777777" w:rsidR="005E72E0" w:rsidRPr="00A8076A" w:rsidRDefault="005E72E0" w:rsidP="005E72E0">
      <w:pPr>
        <w:spacing w:line="440" w:lineRule="exact"/>
        <w:ind w:firstLine="420"/>
        <w:rPr>
          <w:rFonts w:ascii="Times New Roman" w:eastAsia="KaiTi" w:hAnsi="Times New Roman" w:cs="Times New Roman"/>
          <w:b/>
          <w:bCs/>
          <w:color w:val="auto"/>
          <w:sz w:val="24"/>
          <w:szCs w:val="24"/>
        </w:rPr>
      </w:pPr>
      <w:r w:rsidRPr="00A8076A">
        <w:rPr>
          <w:rFonts w:ascii="Times New Roman" w:eastAsia="KaiTi" w:hAnsi="Times New Roman" w:cs="Times New Roman"/>
          <w:b/>
          <w:bCs/>
          <w:color w:val="auto"/>
          <w:sz w:val="24"/>
          <w:szCs w:val="24"/>
        </w:rPr>
        <w:t xml:space="preserve">2.2.1 </w:t>
      </w:r>
      <w:r w:rsidRPr="00A8076A">
        <w:rPr>
          <w:rFonts w:ascii="Times New Roman" w:eastAsia="KaiTi" w:hAnsi="Times New Roman" w:cs="Times New Roman"/>
          <w:b/>
          <w:bCs/>
          <w:color w:val="auto"/>
          <w:sz w:val="24"/>
          <w:szCs w:val="24"/>
        </w:rPr>
        <w:t>建立高分辨率的</w:t>
      </w:r>
      <w:r w:rsidRPr="00A8076A">
        <w:rPr>
          <w:rFonts w:ascii="Times New Roman" w:eastAsia="KaiTi" w:hAnsi="Times New Roman" w:cs="Times New Roman"/>
          <w:b/>
          <w:bCs/>
          <w:color w:val="auto"/>
          <w:sz w:val="24"/>
          <w:szCs w:val="24"/>
        </w:rPr>
        <w:t xml:space="preserve"> HPV </w:t>
      </w:r>
      <w:r w:rsidRPr="00A8076A">
        <w:rPr>
          <w:rFonts w:ascii="Times New Roman" w:eastAsia="KaiTi" w:hAnsi="Times New Roman" w:cs="Times New Roman"/>
          <w:b/>
          <w:bCs/>
          <w:color w:val="auto"/>
          <w:sz w:val="24"/>
          <w:szCs w:val="24"/>
        </w:rPr>
        <w:t>宿主内进化分析框架并构建首个全面低危型</w:t>
      </w:r>
      <w:r w:rsidRPr="00A8076A">
        <w:rPr>
          <w:rFonts w:ascii="Times New Roman" w:eastAsia="KaiTi" w:hAnsi="Times New Roman" w:cs="Times New Roman"/>
          <w:b/>
          <w:bCs/>
          <w:color w:val="auto"/>
          <w:sz w:val="24"/>
          <w:szCs w:val="24"/>
        </w:rPr>
        <w:t xml:space="preserve"> HPV </w:t>
      </w:r>
      <w:r w:rsidRPr="00A8076A">
        <w:rPr>
          <w:rFonts w:ascii="Times New Roman" w:eastAsia="KaiTi" w:hAnsi="Times New Roman" w:cs="Times New Roman"/>
          <w:b/>
          <w:bCs/>
          <w:color w:val="auto"/>
          <w:sz w:val="24"/>
          <w:szCs w:val="24"/>
        </w:rPr>
        <w:t>基因组数据库</w:t>
      </w:r>
    </w:p>
    <w:p w14:paraId="3760AEF6" w14:textId="7FAE29BB" w:rsidR="005E72E0" w:rsidRPr="005E72E0" w:rsidRDefault="005E72E0" w:rsidP="005E72E0">
      <w:pPr>
        <w:spacing w:after="120" w:line="440" w:lineRule="exact"/>
        <w:ind w:firstLine="420"/>
        <w:rPr>
          <w:rFonts w:ascii="Times New Roman" w:eastAsia="KaiTi" w:hAnsi="Times New Roman" w:cs="Times New Roman"/>
          <w:color w:val="auto"/>
          <w:sz w:val="24"/>
          <w:szCs w:val="24"/>
        </w:rPr>
      </w:pPr>
      <w:r w:rsidRPr="005E72E0">
        <w:rPr>
          <w:rFonts w:ascii="Times New Roman" w:eastAsia="KaiTi" w:hAnsi="Times New Roman" w:cs="Times New Roman"/>
          <w:color w:val="auto"/>
          <w:sz w:val="24"/>
          <w:szCs w:val="24"/>
        </w:rPr>
        <w:t>开发创新的计算生物学流程，实现从宏基因组数据中精确重建病毒单倍型基因组，并构建全球首个高质量、大规模的皮肤共生</w:t>
      </w:r>
      <w:r w:rsidR="006C63AA">
        <w:rPr>
          <w:rFonts w:ascii="Times New Roman" w:eastAsia="KaiTi" w:hAnsi="Times New Roman" w:cs="Times New Roman" w:hint="eastAsia"/>
          <w:color w:val="auto"/>
          <w:sz w:val="24"/>
          <w:szCs w:val="24"/>
        </w:rPr>
        <w:t>低危型</w:t>
      </w:r>
      <w:r w:rsidRPr="005E72E0">
        <w:rPr>
          <w:rFonts w:ascii="Times New Roman" w:eastAsia="KaiTi" w:hAnsi="Times New Roman" w:cs="Times New Roman"/>
          <w:color w:val="auto"/>
          <w:sz w:val="24"/>
          <w:szCs w:val="24"/>
        </w:rPr>
        <w:t xml:space="preserve"> HPV </w:t>
      </w:r>
      <w:r w:rsidRPr="005E72E0">
        <w:rPr>
          <w:rFonts w:ascii="Times New Roman" w:eastAsia="KaiTi" w:hAnsi="Times New Roman" w:cs="Times New Roman"/>
          <w:color w:val="auto"/>
          <w:sz w:val="24"/>
          <w:szCs w:val="24"/>
        </w:rPr>
        <w:t>基因组数据库。解决当前领域内因研究偏倚和方法学局限导致的分辨率不足及参考数据匮乏的核心瓶颈，为本项目及未来研究提供前所未有的</w:t>
      </w:r>
      <w:r w:rsidR="00C65988">
        <w:rPr>
          <w:rFonts w:ascii="Times New Roman" w:eastAsia="KaiTi" w:hAnsi="Times New Roman" w:cs="Times New Roman" w:hint="eastAsia"/>
          <w:color w:val="auto"/>
          <w:sz w:val="24"/>
          <w:szCs w:val="24"/>
        </w:rPr>
        <w:t>大规模</w:t>
      </w:r>
      <w:r w:rsidRPr="005E72E0">
        <w:rPr>
          <w:rFonts w:ascii="Times New Roman" w:eastAsia="KaiTi" w:hAnsi="Times New Roman" w:cs="Times New Roman"/>
          <w:color w:val="auto"/>
          <w:sz w:val="24"/>
          <w:szCs w:val="24"/>
        </w:rPr>
        <w:t>数据基础。</w:t>
      </w:r>
    </w:p>
    <w:p w14:paraId="1324DCBA" w14:textId="766F27E3" w:rsidR="005E72E0" w:rsidRPr="00A8076A" w:rsidRDefault="005E72E0" w:rsidP="005E72E0">
      <w:pPr>
        <w:spacing w:line="440" w:lineRule="exact"/>
        <w:ind w:firstLine="420"/>
        <w:rPr>
          <w:rFonts w:ascii="Times New Roman" w:eastAsia="KaiTi" w:hAnsi="Times New Roman" w:cs="Times New Roman"/>
          <w:b/>
          <w:bCs/>
          <w:color w:val="auto"/>
          <w:sz w:val="24"/>
          <w:szCs w:val="24"/>
        </w:rPr>
      </w:pPr>
      <w:r w:rsidRPr="00A8076A">
        <w:rPr>
          <w:rFonts w:ascii="Times New Roman" w:eastAsia="KaiTi" w:hAnsi="Times New Roman" w:cs="Times New Roman"/>
          <w:b/>
          <w:bCs/>
          <w:color w:val="auto"/>
          <w:sz w:val="24"/>
          <w:szCs w:val="24"/>
        </w:rPr>
        <w:t xml:space="preserve">2.2.2 </w:t>
      </w:r>
      <w:r w:rsidRPr="00A8076A">
        <w:rPr>
          <w:rFonts w:ascii="Times New Roman" w:eastAsia="KaiTi" w:hAnsi="Times New Roman" w:cs="Times New Roman"/>
          <w:b/>
          <w:bCs/>
          <w:color w:val="auto"/>
          <w:sz w:val="24"/>
          <w:szCs w:val="24"/>
        </w:rPr>
        <w:t>定量重构免疫缺陷宿主体内</w:t>
      </w:r>
      <w:r w:rsidRPr="00A8076A">
        <w:rPr>
          <w:rFonts w:ascii="Times New Roman" w:eastAsia="KaiTi" w:hAnsi="Times New Roman" w:cs="Times New Roman"/>
          <w:b/>
          <w:bCs/>
          <w:color w:val="auto"/>
          <w:sz w:val="24"/>
          <w:szCs w:val="24"/>
        </w:rPr>
        <w:t xml:space="preserve"> HPV </w:t>
      </w:r>
      <w:r w:rsidRPr="00A8076A">
        <w:rPr>
          <w:rFonts w:ascii="Times New Roman" w:eastAsia="KaiTi" w:hAnsi="Times New Roman" w:cs="Times New Roman"/>
          <w:b/>
          <w:bCs/>
          <w:color w:val="auto"/>
          <w:sz w:val="24"/>
          <w:szCs w:val="24"/>
        </w:rPr>
        <w:t>的微观进化</w:t>
      </w:r>
      <w:r w:rsidR="00A8076A">
        <w:rPr>
          <w:rFonts w:ascii="Times New Roman" w:eastAsia="KaiTi" w:hAnsi="Times New Roman" w:cs="Times New Roman" w:hint="eastAsia"/>
          <w:b/>
          <w:bCs/>
          <w:color w:val="auto"/>
          <w:sz w:val="24"/>
          <w:szCs w:val="24"/>
        </w:rPr>
        <w:t>模型</w:t>
      </w:r>
      <w:r w:rsidRPr="00A8076A">
        <w:rPr>
          <w:rFonts w:ascii="Times New Roman" w:eastAsia="KaiTi" w:hAnsi="Times New Roman" w:cs="Times New Roman"/>
          <w:b/>
          <w:bCs/>
          <w:color w:val="auto"/>
          <w:sz w:val="24"/>
          <w:szCs w:val="24"/>
        </w:rPr>
        <w:t>与动力学参数</w:t>
      </w:r>
    </w:p>
    <w:p w14:paraId="5FFAEC8A" w14:textId="441E86DD" w:rsidR="005E72E0" w:rsidRPr="005E72E0" w:rsidRDefault="005E72E0" w:rsidP="005E72E0">
      <w:pPr>
        <w:spacing w:after="120" w:line="440" w:lineRule="exact"/>
        <w:ind w:firstLine="420"/>
        <w:rPr>
          <w:rFonts w:ascii="Times New Roman" w:eastAsia="KaiTi" w:hAnsi="Times New Roman" w:cs="Times New Roman"/>
          <w:color w:val="auto"/>
          <w:sz w:val="24"/>
          <w:szCs w:val="24"/>
        </w:rPr>
      </w:pPr>
      <w:r w:rsidRPr="005E72E0">
        <w:rPr>
          <w:rFonts w:ascii="Times New Roman" w:eastAsia="KaiTi" w:hAnsi="Times New Roman" w:cs="Times New Roman"/>
          <w:color w:val="auto"/>
          <w:sz w:val="24"/>
          <w:szCs w:val="24"/>
        </w:rPr>
        <w:t>通过分析干细胞移植前后的纵向样本，首次在单一个体内</w:t>
      </w:r>
      <w:r w:rsidR="007F41EA">
        <w:rPr>
          <w:rFonts w:ascii="Times New Roman" w:eastAsia="KaiTi" w:hAnsi="Times New Roman" w:cs="Times New Roman" w:hint="eastAsia"/>
          <w:color w:val="auto"/>
          <w:sz w:val="24"/>
          <w:szCs w:val="24"/>
        </w:rPr>
        <w:t>通过</w:t>
      </w:r>
      <w:r w:rsidRPr="005E72E0">
        <w:rPr>
          <w:rFonts w:ascii="Times New Roman" w:eastAsia="KaiTi" w:hAnsi="Times New Roman" w:cs="Times New Roman"/>
          <w:color w:val="auto"/>
          <w:sz w:val="24"/>
          <w:szCs w:val="24"/>
        </w:rPr>
        <w:t>定量</w:t>
      </w:r>
      <w:r w:rsidR="007F41EA">
        <w:rPr>
          <w:rFonts w:ascii="Times New Roman" w:eastAsia="KaiTi" w:hAnsi="Times New Roman" w:cs="Times New Roman" w:hint="eastAsia"/>
          <w:color w:val="auto"/>
          <w:sz w:val="24"/>
          <w:szCs w:val="24"/>
        </w:rPr>
        <w:t>模型的构建</w:t>
      </w:r>
      <w:r w:rsidR="00901533">
        <w:rPr>
          <w:rFonts w:ascii="Times New Roman" w:eastAsia="KaiTi" w:hAnsi="Times New Roman" w:cs="Times New Roman" w:hint="eastAsia"/>
          <w:color w:val="auto"/>
          <w:sz w:val="24"/>
          <w:szCs w:val="24"/>
        </w:rPr>
        <w:t>验证</w:t>
      </w:r>
      <w:r w:rsidRPr="005E72E0">
        <w:rPr>
          <w:rFonts w:ascii="Times New Roman" w:eastAsia="KaiTi" w:hAnsi="Times New Roman" w:cs="Times New Roman"/>
          <w:color w:val="auto"/>
          <w:sz w:val="24"/>
          <w:szCs w:val="24"/>
        </w:rPr>
        <w:t>病毒的宿主内独立进化与外源性重复感染。</w:t>
      </w:r>
      <w:r w:rsidR="00DB44F5">
        <w:rPr>
          <w:rFonts w:ascii="Times New Roman" w:eastAsia="KaiTi" w:hAnsi="Times New Roman" w:cs="Times New Roman" w:hint="eastAsia"/>
          <w:color w:val="auto"/>
          <w:sz w:val="24"/>
          <w:szCs w:val="24"/>
        </w:rPr>
        <w:t>对</w:t>
      </w:r>
      <w:r w:rsidR="009F1DC0">
        <w:rPr>
          <w:rFonts w:ascii="Times New Roman" w:eastAsia="KaiTi" w:hAnsi="Times New Roman" w:cs="Times New Roman" w:hint="eastAsia"/>
          <w:color w:val="auto"/>
          <w:sz w:val="24"/>
          <w:szCs w:val="24"/>
        </w:rPr>
        <w:t>干预前后患者体内</w:t>
      </w:r>
      <w:r w:rsidR="00DB44F5">
        <w:rPr>
          <w:rFonts w:ascii="Times New Roman" w:eastAsia="KaiTi" w:hAnsi="Times New Roman" w:cs="Times New Roman" w:hint="eastAsia"/>
          <w:color w:val="auto"/>
          <w:sz w:val="24"/>
          <w:szCs w:val="24"/>
        </w:rPr>
        <w:t xml:space="preserve"> </w:t>
      </w:r>
      <w:r w:rsidR="00DB44F5" w:rsidRPr="00DB44F5">
        <w:rPr>
          <w:rFonts w:ascii="Times New Roman" w:eastAsia="KaiTi" w:hAnsi="Times New Roman" w:cs="Times New Roman"/>
          <w:color w:val="auto"/>
          <w:sz w:val="24"/>
          <w:szCs w:val="24"/>
        </w:rPr>
        <w:t>HPV</w:t>
      </w:r>
      <w:r w:rsidR="00DB44F5">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种群动态、突变速率、选择压力和遗传漂变等关键</w:t>
      </w:r>
      <w:r w:rsidR="00E126B5">
        <w:rPr>
          <w:rFonts w:ascii="Times New Roman" w:eastAsia="KaiTi" w:hAnsi="Times New Roman" w:cs="Times New Roman" w:hint="eastAsia"/>
          <w:color w:val="auto"/>
          <w:sz w:val="24"/>
          <w:szCs w:val="24"/>
        </w:rPr>
        <w:t>基因组流行病学</w:t>
      </w:r>
      <w:r w:rsidRPr="005E72E0">
        <w:rPr>
          <w:rFonts w:ascii="Times New Roman" w:eastAsia="KaiTi" w:hAnsi="Times New Roman" w:cs="Times New Roman"/>
          <w:color w:val="auto"/>
          <w:sz w:val="24"/>
          <w:szCs w:val="24"/>
        </w:rPr>
        <w:t>参数</w:t>
      </w:r>
      <w:r w:rsidR="009F1DC0">
        <w:rPr>
          <w:rFonts w:ascii="Times New Roman" w:eastAsia="KaiTi" w:hAnsi="Times New Roman" w:cs="Times New Roman" w:hint="eastAsia"/>
          <w:color w:val="auto"/>
          <w:sz w:val="24"/>
          <w:szCs w:val="24"/>
        </w:rPr>
        <w:t>进行推断</w:t>
      </w:r>
      <w:r w:rsidRPr="005E72E0">
        <w:rPr>
          <w:rFonts w:ascii="Times New Roman" w:eastAsia="KaiTi" w:hAnsi="Times New Roman" w:cs="Times New Roman" w:hint="eastAsia"/>
          <w:color w:val="auto"/>
          <w:sz w:val="24"/>
          <w:szCs w:val="24"/>
        </w:rPr>
        <w:t>，</w:t>
      </w:r>
      <w:r w:rsidRPr="005E72E0">
        <w:rPr>
          <w:rFonts w:ascii="Times New Roman" w:eastAsia="KaiTi" w:hAnsi="Times New Roman" w:cs="Times New Roman"/>
          <w:color w:val="auto"/>
          <w:sz w:val="24"/>
          <w:szCs w:val="24"/>
        </w:rPr>
        <w:t>在</w:t>
      </w:r>
      <w:r w:rsidR="003C2FEC">
        <w:rPr>
          <w:rFonts w:ascii="Times New Roman" w:eastAsia="KaiTi" w:hAnsi="Times New Roman" w:cs="Times New Roman" w:hint="eastAsia"/>
          <w:color w:val="auto"/>
          <w:sz w:val="24"/>
          <w:szCs w:val="24"/>
        </w:rPr>
        <w:t>分子</w:t>
      </w:r>
      <w:r w:rsidRPr="005E72E0">
        <w:rPr>
          <w:rFonts w:ascii="Times New Roman" w:eastAsia="KaiTi" w:hAnsi="Times New Roman" w:cs="Times New Roman"/>
          <w:color w:val="auto"/>
          <w:sz w:val="24"/>
          <w:szCs w:val="24"/>
        </w:rPr>
        <w:t>尺度上</w:t>
      </w:r>
      <w:r w:rsidR="003C2FEC">
        <w:rPr>
          <w:rFonts w:ascii="Times New Roman" w:eastAsia="KaiTi" w:hAnsi="Times New Roman" w:cs="Times New Roman" w:hint="eastAsia"/>
          <w:color w:val="auto"/>
          <w:sz w:val="24"/>
          <w:szCs w:val="24"/>
        </w:rPr>
        <w:t>重建</w:t>
      </w:r>
      <w:r w:rsidR="003C2FEC">
        <w:rPr>
          <w:rFonts w:ascii="Times New Roman" w:eastAsia="KaiTi" w:hAnsi="Times New Roman" w:cs="Times New Roman" w:hint="eastAsia"/>
          <w:color w:val="auto"/>
          <w:sz w:val="24"/>
          <w:szCs w:val="24"/>
        </w:rPr>
        <w:t xml:space="preserve"> </w:t>
      </w:r>
      <w:r w:rsidR="003C2FEC" w:rsidRPr="003C2FEC">
        <w:rPr>
          <w:rFonts w:ascii="Times New Roman" w:eastAsia="KaiTi" w:hAnsi="Times New Roman" w:cs="Times New Roman"/>
          <w:color w:val="auto"/>
          <w:sz w:val="24"/>
          <w:szCs w:val="24"/>
        </w:rPr>
        <w:t>HPV</w:t>
      </w:r>
      <w:r w:rsidR="003C2FEC">
        <w:rPr>
          <w:rFonts w:ascii="Times New Roman" w:eastAsia="KaiTi" w:hAnsi="Times New Roman" w:cs="Times New Roman" w:hint="eastAsia"/>
          <w:color w:val="auto"/>
          <w:sz w:val="24"/>
          <w:szCs w:val="24"/>
        </w:rPr>
        <w:t xml:space="preserve"> </w:t>
      </w:r>
      <w:r w:rsidR="003C2FEC">
        <w:rPr>
          <w:rFonts w:ascii="Times New Roman" w:eastAsia="KaiTi" w:hAnsi="Times New Roman" w:cs="Times New Roman" w:hint="eastAsia"/>
          <w:color w:val="auto"/>
          <w:sz w:val="24"/>
          <w:szCs w:val="24"/>
        </w:rPr>
        <w:t>在</w:t>
      </w:r>
      <w:r w:rsidR="003C2FEC" w:rsidRPr="003C2FEC">
        <w:rPr>
          <w:rFonts w:ascii="Times New Roman" w:eastAsia="KaiTi" w:hAnsi="Times New Roman" w:cs="Times New Roman" w:hint="eastAsia"/>
          <w:color w:val="auto"/>
          <w:sz w:val="24"/>
          <w:szCs w:val="24"/>
        </w:rPr>
        <w:t>宿主免疫系统重建前后的进化轨迹</w:t>
      </w:r>
      <w:r w:rsidRPr="005E72E0">
        <w:rPr>
          <w:rFonts w:ascii="Times New Roman" w:eastAsia="KaiTi" w:hAnsi="Times New Roman" w:cs="Times New Roman"/>
          <w:color w:val="auto"/>
          <w:sz w:val="24"/>
          <w:szCs w:val="24"/>
        </w:rPr>
        <w:t>。</w:t>
      </w:r>
    </w:p>
    <w:p w14:paraId="38515907" w14:textId="77777777" w:rsidR="005E72E0" w:rsidRPr="004F04CF" w:rsidRDefault="005E72E0" w:rsidP="005E72E0">
      <w:pPr>
        <w:spacing w:line="440" w:lineRule="exact"/>
        <w:ind w:firstLine="420"/>
        <w:rPr>
          <w:rFonts w:ascii="Times New Roman" w:eastAsia="KaiTi" w:hAnsi="Times New Roman" w:cs="Times New Roman"/>
          <w:b/>
          <w:bCs/>
          <w:color w:val="auto"/>
          <w:sz w:val="24"/>
          <w:szCs w:val="24"/>
        </w:rPr>
      </w:pPr>
      <w:r w:rsidRPr="004F04CF">
        <w:rPr>
          <w:rFonts w:ascii="Times New Roman" w:eastAsia="KaiTi" w:hAnsi="Times New Roman" w:cs="Times New Roman"/>
          <w:b/>
          <w:bCs/>
          <w:color w:val="auto"/>
          <w:sz w:val="24"/>
          <w:szCs w:val="24"/>
        </w:rPr>
        <w:t xml:space="preserve">2.2.3 </w:t>
      </w:r>
      <w:r w:rsidRPr="004F04CF">
        <w:rPr>
          <w:rFonts w:ascii="Times New Roman" w:eastAsia="KaiTi" w:hAnsi="Times New Roman" w:cs="Times New Roman"/>
          <w:b/>
          <w:bCs/>
          <w:color w:val="auto"/>
          <w:sz w:val="24"/>
          <w:szCs w:val="24"/>
        </w:rPr>
        <w:t>探索先天免疫编辑与基因重组驱动</w:t>
      </w:r>
      <w:r w:rsidRPr="004F04CF">
        <w:rPr>
          <w:rFonts w:ascii="Times New Roman" w:eastAsia="KaiTi" w:hAnsi="Times New Roman" w:cs="Times New Roman"/>
          <w:b/>
          <w:bCs/>
          <w:color w:val="auto"/>
          <w:sz w:val="24"/>
          <w:szCs w:val="24"/>
        </w:rPr>
        <w:t xml:space="preserve"> HPV </w:t>
      </w:r>
      <w:r w:rsidRPr="004F04CF">
        <w:rPr>
          <w:rFonts w:ascii="Times New Roman" w:eastAsia="KaiTi" w:hAnsi="Times New Roman" w:cs="Times New Roman"/>
          <w:b/>
          <w:bCs/>
          <w:color w:val="auto"/>
          <w:sz w:val="24"/>
          <w:szCs w:val="24"/>
        </w:rPr>
        <w:t>多样化的关键分子机制</w:t>
      </w:r>
    </w:p>
    <w:p w14:paraId="2BE2FBA8" w14:textId="11463A90" w:rsidR="005E72E0" w:rsidRPr="005E72E0" w:rsidRDefault="005E72E0" w:rsidP="005E72E0">
      <w:pPr>
        <w:spacing w:after="120" w:line="440" w:lineRule="exact"/>
        <w:ind w:firstLine="420"/>
        <w:rPr>
          <w:rFonts w:ascii="Times New Roman" w:eastAsia="KaiTi" w:hAnsi="Times New Roman" w:cs="Times New Roman"/>
          <w:color w:val="auto"/>
          <w:sz w:val="24"/>
          <w:szCs w:val="24"/>
        </w:rPr>
      </w:pPr>
      <w:r w:rsidRPr="005E72E0">
        <w:rPr>
          <w:rFonts w:ascii="Times New Roman" w:eastAsia="KaiTi" w:hAnsi="Times New Roman" w:cs="Times New Roman"/>
          <w:color w:val="auto"/>
          <w:sz w:val="24"/>
          <w:szCs w:val="24"/>
        </w:rPr>
        <w:t>探究在缺乏适应性免疫监视的背景下，</w:t>
      </w:r>
      <w:r w:rsidRPr="005E72E0">
        <w:rPr>
          <w:rFonts w:ascii="Times New Roman" w:eastAsia="KaiTi" w:hAnsi="Times New Roman" w:cs="Times New Roman"/>
          <w:color w:val="auto"/>
          <w:sz w:val="24"/>
          <w:szCs w:val="24"/>
        </w:rPr>
        <w:t>APOBEC3</w:t>
      </w:r>
      <w:r w:rsidR="006F167F">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作为独立进化驱动力的作用</w:t>
      </w:r>
      <w:r w:rsidR="0068604F">
        <w:rPr>
          <w:rFonts w:ascii="Times New Roman" w:eastAsia="KaiTi" w:hAnsi="Times New Roman" w:cs="Times New Roman" w:hint="eastAsia"/>
          <w:color w:val="auto"/>
          <w:sz w:val="24"/>
          <w:szCs w:val="24"/>
        </w:rPr>
        <w:t>。</w:t>
      </w:r>
      <w:r w:rsidR="00DC739B">
        <w:rPr>
          <w:rFonts w:ascii="Times New Roman" w:eastAsia="KaiTi" w:hAnsi="Times New Roman" w:cs="Times New Roman" w:hint="eastAsia"/>
          <w:color w:val="auto"/>
          <w:sz w:val="24"/>
          <w:szCs w:val="24"/>
        </w:rPr>
        <w:t>并</w:t>
      </w:r>
      <w:r w:rsidRPr="005E72E0">
        <w:rPr>
          <w:rFonts w:ascii="Times New Roman" w:eastAsia="KaiTi" w:hAnsi="Times New Roman" w:cs="Times New Roman"/>
          <w:color w:val="auto"/>
          <w:sz w:val="24"/>
          <w:szCs w:val="24"/>
        </w:rPr>
        <w:t>通过开发</w:t>
      </w:r>
      <w:r w:rsidR="0068604F">
        <w:rPr>
          <w:rFonts w:ascii="Times New Roman" w:eastAsia="KaiTi" w:hAnsi="Times New Roman" w:cs="Times New Roman" w:hint="eastAsia"/>
          <w:color w:val="auto"/>
          <w:sz w:val="24"/>
          <w:szCs w:val="24"/>
        </w:rPr>
        <w:t>针对性</w:t>
      </w:r>
      <w:r w:rsidRPr="005E72E0">
        <w:rPr>
          <w:rFonts w:ascii="Times New Roman" w:eastAsia="KaiTi" w:hAnsi="Times New Roman" w:cs="Times New Roman"/>
          <w:color w:val="auto"/>
          <w:sz w:val="24"/>
          <w:szCs w:val="24"/>
        </w:rPr>
        <w:t>的重组检测算法，系统评估并量化基因重组在</w:t>
      </w:r>
      <w:r w:rsidR="002C5F62">
        <w:rPr>
          <w:rFonts w:ascii="Times New Roman" w:eastAsia="KaiTi" w:hAnsi="Times New Roman" w:cs="Times New Roman" w:hint="eastAsia"/>
          <w:color w:val="auto"/>
          <w:sz w:val="24"/>
          <w:szCs w:val="24"/>
        </w:rPr>
        <w:t>免疫缺陷</w:t>
      </w:r>
      <w:r w:rsidRPr="005E72E0">
        <w:rPr>
          <w:rFonts w:ascii="Times New Roman" w:eastAsia="KaiTi" w:hAnsi="Times New Roman" w:cs="Times New Roman"/>
          <w:color w:val="auto"/>
          <w:sz w:val="24"/>
          <w:szCs w:val="24"/>
        </w:rPr>
        <w:t>宿主内</w:t>
      </w:r>
      <w:r w:rsidR="00E24C6D">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HPV</w:t>
      </w:r>
      <w:r w:rsidR="00E24C6D">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进化中的发生频率和模式，揭示</w:t>
      </w:r>
      <w:r w:rsidR="0094674F">
        <w:rPr>
          <w:rFonts w:ascii="Times New Roman" w:eastAsia="KaiTi" w:hAnsi="Times New Roman" w:cs="Times New Roman" w:hint="eastAsia"/>
          <w:color w:val="auto"/>
          <w:sz w:val="24"/>
          <w:szCs w:val="24"/>
        </w:rPr>
        <w:t xml:space="preserve"> </w:t>
      </w:r>
      <w:r w:rsidR="0094674F" w:rsidRPr="0094674F">
        <w:rPr>
          <w:rFonts w:ascii="Times New Roman" w:eastAsia="KaiTi" w:hAnsi="Times New Roman" w:cs="Times New Roman"/>
          <w:color w:val="auto"/>
          <w:sz w:val="24"/>
          <w:szCs w:val="24"/>
        </w:rPr>
        <w:t>HPV</w:t>
      </w:r>
      <w:r w:rsidR="0094674F">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实现快速表型跃迁的</w:t>
      </w:r>
      <w:r w:rsidR="002F0ED4">
        <w:rPr>
          <w:rFonts w:ascii="Times New Roman" w:eastAsia="KaiTi" w:hAnsi="Times New Roman" w:cs="Times New Roman" w:hint="eastAsia"/>
          <w:color w:val="auto"/>
          <w:sz w:val="24"/>
          <w:szCs w:val="24"/>
        </w:rPr>
        <w:t>潜在</w:t>
      </w:r>
      <w:r w:rsidRPr="005E72E0">
        <w:rPr>
          <w:rFonts w:ascii="Times New Roman" w:eastAsia="KaiTi" w:hAnsi="Times New Roman" w:cs="Times New Roman"/>
          <w:color w:val="auto"/>
          <w:sz w:val="24"/>
          <w:szCs w:val="24"/>
        </w:rPr>
        <w:t>机制。预计该算法也可以迁移用于探索其他病原体的宿主内重组事件，与传统重组探测算法平行使用，排除富集突变和小片段重组的错判。</w:t>
      </w:r>
    </w:p>
    <w:p w14:paraId="3DDD2071" w14:textId="77777777" w:rsidR="005E72E0" w:rsidRPr="004F04CF" w:rsidRDefault="005E72E0" w:rsidP="005E72E0">
      <w:pPr>
        <w:spacing w:line="440" w:lineRule="exact"/>
        <w:ind w:firstLine="420"/>
        <w:rPr>
          <w:rFonts w:ascii="Times New Roman" w:eastAsia="KaiTi" w:hAnsi="Times New Roman" w:cs="Times New Roman"/>
          <w:b/>
          <w:bCs/>
          <w:color w:val="auto"/>
          <w:sz w:val="24"/>
          <w:szCs w:val="24"/>
        </w:rPr>
      </w:pPr>
      <w:r w:rsidRPr="004F04CF">
        <w:rPr>
          <w:rFonts w:ascii="Times New Roman" w:eastAsia="KaiTi" w:hAnsi="Times New Roman" w:cs="Times New Roman"/>
          <w:b/>
          <w:bCs/>
          <w:color w:val="auto"/>
          <w:sz w:val="24"/>
          <w:szCs w:val="24"/>
        </w:rPr>
        <w:t xml:space="preserve">2.2.4 </w:t>
      </w:r>
      <w:r w:rsidRPr="004F04CF">
        <w:rPr>
          <w:rFonts w:ascii="Times New Roman" w:eastAsia="KaiTi" w:hAnsi="Times New Roman" w:cs="Times New Roman"/>
          <w:b/>
          <w:bCs/>
          <w:color w:val="auto"/>
          <w:sz w:val="24"/>
          <w:szCs w:val="24"/>
        </w:rPr>
        <w:t>评估新型</w:t>
      </w:r>
      <w:r w:rsidRPr="004F04CF">
        <w:rPr>
          <w:rFonts w:ascii="Times New Roman" w:eastAsia="KaiTi" w:hAnsi="Times New Roman" w:cs="Times New Roman"/>
          <w:b/>
          <w:bCs/>
          <w:color w:val="auto"/>
          <w:sz w:val="24"/>
          <w:szCs w:val="24"/>
        </w:rPr>
        <w:t>HPV</w:t>
      </w:r>
      <w:r w:rsidRPr="004F04CF">
        <w:rPr>
          <w:rFonts w:ascii="Times New Roman" w:eastAsia="KaiTi" w:hAnsi="Times New Roman" w:cs="Times New Roman"/>
          <w:b/>
          <w:bCs/>
          <w:color w:val="auto"/>
          <w:sz w:val="24"/>
          <w:szCs w:val="24"/>
        </w:rPr>
        <w:t>基因型的功能潜力并探索其与临床表型的关联</w:t>
      </w:r>
    </w:p>
    <w:p w14:paraId="51AAA800" w14:textId="5609B56D" w:rsidR="00F40839" w:rsidRPr="005E72E0" w:rsidRDefault="005E72E0" w:rsidP="005E72E0">
      <w:pPr>
        <w:spacing w:line="440" w:lineRule="exact"/>
        <w:ind w:firstLine="420"/>
        <w:rPr>
          <w:rFonts w:ascii="Times New Roman" w:eastAsia="KaiTi" w:hAnsi="Times New Roman" w:cs="Times New Roman"/>
          <w:color w:val="auto"/>
          <w:sz w:val="24"/>
          <w:szCs w:val="24"/>
        </w:rPr>
      </w:pPr>
      <w:r w:rsidRPr="005E72E0">
        <w:rPr>
          <w:rFonts w:ascii="Times New Roman" w:eastAsia="KaiTi" w:hAnsi="Times New Roman" w:cs="Times New Roman"/>
          <w:color w:val="auto"/>
          <w:sz w:val="24"/>
          <w:szCs w:val="24"/>
        </w:rPr>
        <w:t>对</w:t>
      </w:r>
      <w:r w:rsidR="006D67D9">
        <w:rPr>
          <w:rFonts w:ascii="Times New Roman" w:eastAsia="KaiTi" w:hAnsi="Times New Roman" w:cs="Times New Roman" w:hint="eastAsia"/>
          <w:color w:val="auto"/>
          <w:sz w:val="24"/>
          <w:szCs w:val="24"/>
        </w:rPr>
        <w:t>检出</w:t>
      </w:r>
      <w:r w:rsidRPr="005E72E0">
        <w:rPr>
          <w:rFonts w:ascii="Times New Roman" w:eastAsia="KaiTi" w:hAnsi="Times New Roman" w:cs="Times New Roman"/>
          <w:color w:val="auto"/>
          <w:sz w:val="24"/>
          <w:szCs w:val="24"/>
        </w:rPr>
        <w:t>的新</w:t>
      </w:r>
      <w:r w:rsidRPr="005E72E0">
        <w:rPr>
          <w:rFonts w:ascii="Times New Roman" w:eastAsia="KaiTi" w:hAnsi="Times New Roman" w:cs="Times New Roman"/>
          <w:color w:val="auto"/>
          <w:sz w:val="24"/>
          <w:szCs w:val="24"/>
        </w:rPr>
        <w:t xml:space="preserve"> HPV </w:t>
      </w:r>
      <w:r w:rsidRPr="005E72E0">
        <w:rPr>
          <w:rFonts w:ascii="Times New Roman" w:eastAsia="KaiTi" w:hAnsi="Times New Roman" w:cs="Times New Roman"/>
          <w:color w:val="auto"/>
          <w:sz w:val="24"/>
          <w:szCs w:val="24"/>
        </w:rPr>
        <w:t>基因</w:t>
      </w:r>
      <w:r w:rsidR="006D67D9">
        <w:rPr>
          <w:rFonts w:ascii="Times New Roman" w:eastAsia="KaiTi" w:hAnsi="Times New Roman" w:cs="Times New Roman" w:hint="eastAsia"/>
          <w:color w:val="auto"/>
          <w:sz w:val="24"/>
          <w:szCs w:val="24"/>
        </w:rPr>
        <w:t>型</w:t>
      </w:r>
      <w:r w:rsidRPr="005E72E0">
        <w:rPr>
          <w:rFonts w:ascii="Times New Roman" w:eastAsia="KaiTi" w:hAnsi="Times New Roman" w:cs="Times New Roman"/>
          <w:color w:val="auto"/>
          <w:sz w:val="24"/>
          <w:szCs w:val="24"/>
        </w:rPr>
        <w:t>进行全局突变图谱的重构与关联分析，重点关注其</w:t>
      </w:r>
      <w:r w:rsidR="007F203B">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E6</w:t>
      </w:r>
      <w:r w:rsidRPr="005E72E0">
        <w:rPr>
          <w:rFonts w:ascii="Times New Roman" w:eastAsia="KaiTi" w:hAnsi="Times New Roman" w:cs="Times New Roman"/>
          <w:color w:val="auto"/>
          <w:sz w:val="24"/>
          <w:szCs w:val="24"/>
        </w:rPr>
        <w:t>、</w:t>
      </w:r>
      <w:r w:rsidRPr="005E72E0">
        <w:rPr>
          <w:rFonts w:ascii="Times New Roman" w:eastAsia="KaiTi" w:hAnsi="Times New Roman" w:cs="Times New Roman"/>
          <w:color w:val="auto"/>
          <w:sz w:val="24"/>
          <w:szCs w:val="24"/>
        </w:rPr>
        <w:t>E7</w:t>
      </w:r>
      <w:r w:rsidR="007F203B">
        <w:rPr>
          <w:rFonts w:ascii="Times New Roman" w:eastAsia="KaiTi" w:hAnsi="Times New Roman" w:cs="Times New Roman" w:hint="eastAsia"/>
          <w:color w:val="auto"/>
          <w:sz w:val="24"/>
          <w:szCs w:val="24"/>
        </w:rPr>
        <w:t xml:space="preserve"> </w:t>
      </w:r>
      <w:r w:rsidRPr="005E72E0">
        <w:rPr>
          <w:rFonts w:ascii="Times New Roman" w:eastAsia="KaiTi" w:hAnsi="Times New Roman" w:cs="Times New Roman"/>
          <w:color w:val="auto"/>
          <w:sz w:val="24"/>
          <w:szCs w:val="24"/>
        </w:rPr>
        <w:t>等关键基因的变异特征，以评估其潜在的病毒适应性与致癌风险。通过将病毒的进化特征（如突变负荷、特定谱系）与患者的临床元数据进行关联分析，探索连接病毒基因型、宿主免疫状态与疾病表型之间的潜在规律。</w:t>
      </w:r>
    </w:p>
    <w:p w14:paraId="54C997A3" w14:textId="77777777" w:rsidR="002274FA" w:rsidRDefault="002274FA" w:rsidP="009948D2">
      <w:pPr>
        <w:spacing w:line="440" w:lineRule="exact"/>
        <w:rPr>
          <w:rFonts w:ascii="Times New Roman" w:eastAsia="KaiTi" w:hAnsi="Times New Roman" w:cs="Times New Roman"/>
          <w:b/>
          <w:bCs/>
          <w:color w:val="auto"/>
          <w:sz w:val="28"/>
          <w:szCs w:val="28"/>
        </w:rPr>
      </w:pPr>
    </w:p>
    <w:p w14:paraId="0F22CD8E" w14:textId="45CFF894" w:rsidR="002274FA" w:rsidRDefault="00642DA2" w:rsidP="00101222">
      <w:pPr>
        <w:spacing w:after="120" w:line="440" w:lineRule="exact"/>
        <w:rPr>
          <w:rFonts w:ascii="Times New Roman" w:eastAsia="KaiTi" w:hAnsi="Times New Roman" w:cs="Times New Roman"/>
          <w:b/>
          <w:bCs/>
          <w:color w:val="auto"/>
          <w:sz w:val="28"/>
          <w:szCs w:val="28"/>
        </w:rPr>
      </w:pPr>
      <w:r w:rsidRPr="00642DA2">
        <w:rPr>
          <w:rFonts w:ascii="Times New Roman" w:eastAsia="KaiTi" w:hAnsi="Times New Roman" w:cs="Times New Roman"/>
          <w:b/>
          <w:bCs/>
          <w:color w:val="auto"/>
          <w:sz w:val="28"/>
          <w:szCs w:val="28"/>
        </w:rPr>
        <w:t xml:space="preserve">2.3 </w:t>
      </w:r>
      <w:r w:rsidRPr="00642DA2">
        <w:rPr>
          <w:rFonts w:ascii="Times New Roman" w:eastAsia="KaiTi" w:hAnsi="Times New Roman" w:cs="Times New Roman" w:hint="eastAsia"/>
          <w:b/>
          <w:bCs/>
          <w:color w:val="auto"/>
          <w:sz w:val="28"/>
          <w:szCs w:val="28"/>
        </w:rPr>
        <w:t>拟解决的关键科学问题</w:t>
      </w:r>
    </w:p>
    <w:p w14:paraId="2ADE0041" w14:textId="2D18B827" w:rsidR="00AA197B" w:rsidRPr="009C5B87" w:rsidRDefault="00101222" w:rsidP="00446197">
      <w:pPr>
        <w:spacing w:after="120" w:line="440" w:lineRule="exact"/>
        <w:ind w:firstLine="420"/>
        <w:rPr>
          <w:rFonts w:ascii="Times New Roman" w:eastAsia="KaiTi" w:hAnsi="Times New Roman" w:cs="Times New Roman"/>
          <w:color w:val="auto"/>
          <w:sz w:val="24"/>
          <w:szCs w:val="24"/>
        </w:rPr>
      </w:pPr>
      <w:r w:rsidRPr="00950309">
        <w:rPr>
          <w:rFonts w:ascii="Times New Roman" w:eastAsia="KaiTi" w:hAnsi="Times New Roman" w:cs="Times New Roman"/>
          <w:b/>
          <w:bCs/>
          <w:color w:val="auto"/>
          <w:sz w:val="24"/>
          <w:szCs w:val="24"/>
        </w:rPr>
        <w:t xml:space="preserve">2.3.1 </w:t>
      </w:r>
      <w:r w:rsidR="00AA197B" w:rsidRPr="00950309">
        <w:rPr>
          <w:rFonts w:ascii="Times New Roman" w:eastAsia="KaiTi" w:hAnsi="Times New Roman" w:cs="Times New Roman"/>
          <w:b/>
          <w:bCs/>
          <w:color w:val="auto"/>
          <w:sz w:val="24"/>
          <w:szCs w:val="24"/>
        </w:rPr>
        <w:t>病毒多样性的起源：</w:t>
      </w:r>
      <w:r w:rsidR="00AA197B" w:rsidRPr="00950309">
        <w:rPr>
          <w:rFonts w:ascii="Times New Roman" w:eastAsia="KaiTi" w:hAnsi="Times New Roman" w:cs="Times New Roman"/>
          <w:b/>
          <w:bCs/>
          <w:color w:val="auto"/>
          <w:sz w:val="24"/>
          <w:szCs w:val="24"/>
        </w:rPr>
        <w:t xml:space="preserve">DOCK8 </w:t>
      </w:r>
      <w:r w:rsidR="00AA197B" w:rsidRPr="00950309">
        <w:rPr>
          <w:rFonts w:ascii="Times New Roman" w:eastAsia="KaiTi" w:hAnsi="Times New Roman" w:cs="Times New Roman"/>
          <w:b/>
          <w:bCs/>
          <w:color w:val="auto"/>
          <w:sz w:val="24"/>
          <w:szCs w:val="24"/>
        </w:rPr>
        <w:t>缺陷患者体内海量新型</w:t>
      </w:r>
      <w:r w:rsidR="00AA197B" w:rsidRPr="00950309">
        <w:rPr>
          <w:rFonts w:ascii="Times New Roman" w:eastAsia="KaiTi" w:hAnsi="Times New Roman" w:cs="Times New Roman"/>
          <w:b/>
          <w:bCs/>
          <w:color w:val="auto"/>
          <w:sz w:val="24"/>
          <w:szCs w:val="24"/>
        </w:rPr>
        <w:t xml:space="preserve"> HPV </w:t>
      </w:r>
      <w:r w:rsidR="00AA197B" w:rsidRPr="00950309">
        <w:rPr>
          <w:rFonts w:ascii="Times New Roman" w:eastAsia="KaiTi" w:hAnsi="Times New Roman" w:cs="Times New Roman"/>
          <w:b/>
          <w:bCs/>
          <w:color w:val="auto"/>
          <w:sz w:val="24"/>
          <w:szCs w:val="24"/>
        </w:rPr>
        <w:t>是源于宿主内的独立进化还是环境中的机会性定植？</w:t>
      </w:r>
      <w:r w:rsidR="00AA197B" w:rsidRPr="009C5B87">
        <w:rPr>
          <w:rFonts w:ascii="Times New Roman" w:eastAsia="KaiTi" w:hAnsi="Times New Roman" w:cs="Times New Roman"/>
          <w:color w:val="auto"/>
          <w:sz w:val="24"/>
          <w:szCs w:val="24"/>
        </w:rPr>
        <w:t>本研究将通过定量模型，首次厘清在适应性免疫缺陷背景下，病毒多样性的主要生成范式，为理解新发病毒的起源提供关键证据。</w:t>
      </w:r>
    </w:p>
    <w:p w14:paraId="21BC9728" w14:textId="3EB0781A" w:rsidR="00AA197B" w:rsidRPr="009C5B87" w:rsidRDefault="00101222" w:rsidP="00446197">
      <w:pPr>
        <w:spacing w:after="120" w:line="440" w:lineRule="exact"/>
        <w:ind w:firstLine="420"/>
        <w:rPr>
          <w:rFonts w:ascii="Times New Roman" w:eastAsia="KaiTi" w:hAnsi="Times New Roman" w:cs="Times New Roman"/>
          <w:color w:val="auto"/>
          <w:sz w:val="24"/>
          <w:szCs w:val="24"/>
        </w:rPr>
      </w:pPr>
      <w:r w:rsidRPr="003D66BA">
        <w:rPr>
          <w:rFonts w:ascii="Times New Roman" w:eastAsia="KaiTi" w:hAnsi="Times New Roman" w:cs="Times New Roman"/>
          <w:b/>
          <w:bCs/>
          <w:color w:val="auto"/>
          <w:sz w:val="24"/>
          <w:szCs w:val="24"/>
        </w:rPr>
        <w:lastRenderedPageBreak/>
        <w:t xml:space="preserve">2.3.2 </w:t>
      </w:r>
      <w:r w:rsidR="00AA197B" w:rsidRPr="003D66BA">
        <w:rPr>
          <w:rFonts w:ascii="Times New Roman" w:eastAsia="KaiTi" w:hAnsi="Times New Roman" w:cs="Times New Roman"/>
          <w:b/>
          <w:bCs/>
          <w:color w:val="auto"/>
          <w:sz w:val="24"/>
          <w:szCs w:val="24"/>
        </w:rPr>
        <w:t>病毒进化的驱动力重塑：适应性免疫缺位后，</w:t>
      </w:r>
      <w:r w:rsidR="00AA197B" w:rsidRPr="003D66BA">
        <w:rPr>
          <w:rFonts w:ascii="Times New Roman" w:eastAsia="KaiTi" w:hAnsi="Times New Roman" w:cs="Times New Roman"/>
          <w:b/>
          <w:bCs/>
          <w:color w:val="auto"/>
          <w:sz w:val="24"/>
          <w:szCs w:val="24"/>
        </w:rPr>
        <w:t xml:space="preserve">APOBEC3 </w:t>
      </w:r>
      <w:r w:rsidR="00AA197B" w:rsidRPr="003D66BA">
        <w:rPr>
          <w:rFonts w:ascii="Times New Roman" w:eastAsia="KaiTi" w:hAnsi="Times New Roman" w:cs="Times New Roman"/>
          <w:b/>
          <w:bCs/>
          <w:color w:val="auto"/>
          <w:sz w:val="24"/>
          <w:szCs w:val="24"/>
        </w:rPr>
        <w:t>介导的先天免疫编辑如何主导</w:t>
      </w:r>
      <w:r w:rsidR="00AA197B" w:rsidRPr="003D66BA">
        <w:rPr>
          <w:rFonts w:ascii="Times New Roman" w:eastAsia="KaiTi" w:hAnsi="Times New Roman" w:cs="Times New Roman"/>
          <w:b/>
          <w:bCs/>
          <w:color w:val="auto"/>
          <w:sz w:val="24"/>
          <w:szCs w:val="24"/>
        </w:rPr>
        <w:t xml:space="preserve"> HPV </w:t>
      </w:r>
      <w:r w:rsidR="00AA197B" w:rsidRPr="003D66BA">
        <w:rPr>
          <w:rFonts w:ascii="Times New Roman" w:eastAsia="KaiTi" w:hAnsi="Times New Roman" w:cs="Times New Roman"/>
          <w:b/>
          <w:bCs/>
          <w:color w:val="auto"/>
          <w:sz w:val="24"/>
          <w:szCs w:val="24"/>
        </w:rPr>
        <w:t>的进化方向？当</w:t>
      </w:r>
      <w:r w:rsidR="00966D65">
        <w:rPr>
          <w:rFonts w:ascii="Times New Roman" w:eastAsia="KaiTi" w:hAnsi="Times New Roman" w:cs="Times New Roman" w:hint="eastAsia"/>
          <w:b/>
          <w:bCs/>
          <w:color w:val="auto"/>
          <w:sz w:val="24"/>
          <w:szCs w:val="24"/>
        </w:rPr>
        <w:t>适应性免疫</w:t>
      </w:r>
      <w:r w:rsidR="00AA197B" w:rsidRPr="003D66BA">
        <w:rPr>
          <w:rFonts w:ascii="Times New Roman" w:eastAsia="KaiTi" w:hAnsi="Times New Roman" w:cs="Times New Roman"/>
          <w:b/>
          <w:bCs/>
          <w:color w:val="auto"/>
          <w:sz w:val="24"/>
          <w:szCs w:val="24"/>
        </w:rPr>
        <w:t>压力</w:t>
      </w:r>
      <w:r w:rsidR="002C5827">
        <w:rPr>
          <w:rFonts w:ascii="Times New Roman" w:eastAsia="KaiTi" w:hAnsi="Times New Roman" w:cs="Times New Roman" w:hint="eastAsia"/>
          <w:b/>
          <w:bCs/>
          <w:color w:val="auto"/>
          <w:sz w:val="24"/>
          <w:szCs w:val="24"/>
        </w:rPr>
        <w:t>下调</w:t>
      </w:r>
      <w:r w:rsidR="00AA197B" w:rsidRPr="003D66BA">
        <w:rPr>
          <w:rFonts w:ascii="Times New Roman" w:eastAsia="KaiTi" w:hAnsi="Times New Roman" w:cs="Times New Roman"/>
          <w:b/>
          <w:bCs/>
          <w:color w:val="auto"/>
          <w:sz w:val="24"/>
          <w:szCs w:val="24"/>
        </w:rPr>
        <w:t>后，</w:t>
      </w:r>
      <w:r w:rsidR="00056538">
        <w:rPr>
          <w:rFonts w:ascii="Times New Roman" w:eastAsia="KaiTi" w:hAnsi="Times New Roman" w:cs="Times New Roman" w:hint="eastAsia"/>
          <w:b/>
          <w:bCs/>
          <w:color w:val="auto"/>
          <w:sz w:val="24"/>
          <w:szCs w:val="24"/>
        </w:rPr>
        <w:t xml:space="preserve"> </w:t>
      </w:r>
      <w:r w:rsidR="00AA197B" w:rsidRPr="003D66BA">
        <w:rPr>
          <w:rFonts w:ascii="Times New Roman" w:eastAsia="KaiTi" w:hAnsi="Times New Roman" w:cs="Times New Roman"/>
          <w:b/>
          <w:bCs/>
          <w:color w:val="auto"/>
          <w:sz w:val="24"/>
          <w:szCs w:val="24"/>
        </w:rPr>
        <w:t>APOBEC3</w:t>
      </w:r>
      <w:r w:rsidR="00056538">
        <w:rPr>
          <w:rFonts w:ascii="Times New Roman" w:eastAsia="KaiTi" w:hAnsi="Times New Roman" w:cs="Times New Roman" w:hint="eastAsia"/>
          <w:b/>
          <w:bCs/>
          <w:color w:val="auto"/>
          <w:sz w:val="24"/>
          <w:szCs w:val="24"/>
        </w:rPr>
        <w:t xml:space="preserve"> </w:t>
      </w:r>
      <w:r w:rsidR="00AA197B" w:rsidRPr="003D66BA">
        <w:rPr>
          <w:rFonts w:ascii="Times New Roman" w:eastAsia="KaiTi" w:hAnsi="Times New Roman" w:cs="Times New Roman"/>
          <w:b/>
          <w:bCs/>
          <w:color w:val="auto"/>
          <w:sz w:val="24"/>
          <w:szCs w:val="24"/>
        </w:rPr>
        <w:t>对病毒的编辑究竟是促进其清除，还是通过引入亚致死性突变成为驱动其多样化的主要引擎？</w:t>
      </w:r>
      <w:r w:rsidR="00AA197B" w:rsidRPr="009C5B87">
        <w:rPr>
          <w:rFonts w:ascii="Times New Roman" w:eastAsia="KaiTi" w:hAnsi="Times New Roman" w:cs="Times New Roman"/>
          <w:color w:val="auto"/>
          <w:sz w:val="24"/>
          <w:szCs w:val="24"/>
        </w:rPr>
        <w:t>本研究旨在揭示先天免疫在病毒进化中的独立作用。</w:t>
      </w:r>
    </w:p>
    <w:p w14:paraId="5AFF8F54" w14:textId="51707A7E" w:rsidR="00AA197B" w:rsidRPr="009C5B87" w:rsidRDefault="00101222" w:rsidP="00446197">
      <w:pPr>
        <w:spacing w:after="120" w:line="440" w:lineRule="exact"/>
        <w:ind w:firstLine="420"/>
        <w:rPr>
          <w:rFonts w:ascii="Times New Roman" w:eastAsia="KaiTi" w:hAnsi="Times New Roman" w:cs="Times New Roman"/>
          <w:color w:val="auto"/>
          <w:sz w:val="24"/>
          <w:szCs w:val="24"/>
        </w:rPr>
      </w:pPr>
      <w:r w:rsidRPr="00F03DB9">
        <w:rPr>
          <w:rFonts w:ascii="Times New Roman" w:eastAsia="KaiTi" w:hAnsi="Times New Roman" w:cs="Times New Roman"/>
          <w:b/>
          <w:bCs/>
          <w:color w:val="auto"/>
          <w:sz w:val="24"/>
          <w:szCs w:val="24"/>
        </w:rPr>
        <w:t xml:space="preserve">2.3.3 </w:t>
      </w:r>
      <w:r w:rsidR="00AA197B" w:rsidRPr="00F03DB9">
        <w:rPr>
          <w:rFonts w:ascii="Times New Roman" w:eastAsia="KaiTi" w:hAnsi="Times New Roman" w:cs="Times New Roman"/>
          <w:b/>
          <w:bCs/>
          <w:color w:val="auto"/>
          <w:sz w:val="24"/>
          <w:szCs w:val="24"/>
        </w:rPr>
        <w:t>基因重组的作用量化：在高病毒载量和多重感染的温床中，基因重组在</w:t>
      </w:r>
      <w:r w:rsidR="00AA197B" w:rsidRPr="00F03DB9">
        <w:rPr>
          <w:rFonts w:ascii="Times New Roman" w:eastAsia="KaiTi" w:hAnsi="Times New Roman" w:cs="Times New Roman"/>
          <w:b/>
          <w:bCs/>
          <w:color w:val="auto"/>
          <w:sz w:val="24"/>
          <w:szCs w:val="24"/>
        </w:rPr>
        <w:t xml:space="preserve"> HPV </w:t>
      </w:r>
      <w:r w:rsidR="00AA197B" w:rsidRPr="00F03DB9">
        <w:rPr>
          <w:rFonts w:ascii="Times New Roman" w:eastAsia="KaiTi" w:hAnsi="Times New Roman" w:cs="Times New Roman"/>
          <w:b/>
          <w:bCs/>
          <w:color w:val="auto"/>
          <w:sz w:val="24"/>
          <w:szCs w:val="24"/>
        </w:rPr>
        <w:t>宿主内进化中的实际频率和模式是什么？</w:t>
      </w:r>
      <w:r w:rsidR="00AA197B" w:rsidRPr="009C5B87">
        <w:rPr>
          <w:rFonts w:ascii="Times New Roman" w:eastAsia="KaiTi" w:hAnsi="Times New Roman" w:cs="Times New Roman"/>
          <w:color w:val="auto"/>
          <w:sz w:val="24"/>
          <w:szCs w:val="24"/>
        </w:rPr>
        <w:t>针对</w:t>
      </w:r>
      <w:r w:rsidR="00AA197B" w:rsidRPr="009C5B87">
        <w:rPr>
          <w:rFonts w:ascii="Times New Roman" w:eastAsia="KaiTi" w:hAnsi="Times New Roman" w:cs="Times New Roman"/>
          <w:color w:val="auto"/>
          <w:sz w:val="24"/>
          <w:szCs w:val="24"/>
        </w:rPr>
        <w:t>APOBEC3</w:t>
      </w:r>
      <w:r w:rsidR="00AA197B" w:rsidRPr="009C5B87">
        <w:rPr>
          <w:rFonts w:ascii="Times New Roman" w:eastAsia="KaiTi" w:hAnsi="Times New Roman" w:cs="Times New Roman"/>
          <w:color w:val="auto"/>
          <w:sz w:val="24"/>
          <w:szCs w:val="24"/>
        </w:rPr>
        <w:t>诱导的高频突变对重组信号的干扰，本研究将突破现有方法学瓶颈，首次定量评估基因重组在免疫缺陷宿主内驱动病毒表型跃迁的真实贡献。</w:t>
      </w:r>
    </w:p>
    <w:p w14:paraId="192A7364" w14:textId="5C036A85" w:rsidR="00AA197B" w:rsidRPr="009C5B87" w:rsidRDefault="00101222" w:rsidP="00446197">
      <w:pPr>
        <w:spacing w:after="120" w:line="440" w:lineRule="exact"/>
        <w:ind w:firstLine="420"/>
        <w:rPr>
          <w:rFonts w:ascii="Times New Roman" w:eastAsia="KaiTi" w:hAnsi="Times New Roman" w:cs="Times New Roman"/>
          <w:color w:val="auto"/>
          <w:sz w:val="24"/>
          <w:szCs w:val="24"/>
        </w:rPr>
      </w:pPr>
      <w:r w:rsidRPr="00F03DB9">
        <w:rPr>
          <w:rFonts w:ascii="Times New Roman" w:eastAsia="KaiTi" w:hAnsi="Times New Roman" w:cs="Times New Roman"/>
          <w:b/>
          <w:bCs/>
          <w:color w:val="auto"/>
          <w:sz w:val="24"/>
          <w:szCs w:val="24"/>
        </w:rPr>
        <w:t xml:space="preserve">2.3.4 </w:t>
      </w:r>
      <w:r w:rsidR="00AA197B" w:rsidRPr="00F03DB9">
        <w:rPr>
          <w:rFonts w:ascii="Times New Roman" w:eastAsia="KaiTi" w:hAnsi="Times New Roman" w:cs="Times New Roman"/>
          <w:b/>
          <w:bCs/>
          <w:color w:val="auto"/>
          <w:sz w:val="24"/>
          <w:szCs w:val="24"/>
        </w:rPr>
        <w:t>宿主内进化的定量建模：如何为</w:t>
      </w:r>
      <w:r w:rsidR="00AA197B" w:rsidRPr="00F03DB9">
        <w:rPr>
          <w:rFonts w:ascii="Times New Roman" w:eastAsia="KaiTi" w:hAnsi="Times New Roman" w:cs="Times New Roman"/>
          <w:b/>
          <w:bCs/>
          <w:color w:val="auto"/>
          <w:sz w:val="24"/>
          <w:szCs w:val="24"/>
        </w:rPr>
        <w:t xml:space="preserve"> HPV </w:t>
      </w:r>
      <w:r w:rsidR="00AA197B" w:rsidRPr="00F03DB9">
        <w:rPr>
          <w:rFonts w:ascii="Times New Roman" w:eastAsia="KaiTi" w:hAnsi="Times New Roman" w:cs="Times New Roman"/>
          <w:b/>
          <w:bCs/>
          <w:color w:val="auto"/>
          <w:sz w:val="24"/>
          <w:szCs w:val="24"/>
        </w:rPr>
        <w:t>这类低突变率</w:t>
      </w:r>
      <w:r w:rsidR="00AA197B" w:rsidRPr="00F03DB9">
        <w:rPr>
          <w:rFonts w:ascii="Times New Roman" w:eastAsia="KaiTi" w:hAnsi="Times New Roman" w:cs="Times New Roman"/>
          <w:b/>
          <w:bCs/>
          <w:color w:val="auto"/>
          <w:sz w:val="24"/>
          <w:szCs w:val="24"/>
        </w:rPr>
        <w:t xml:space="preserve"> DNA </w:t>
      </w:r>
      <w:r w:rsidR="00AA197B" w:rsidRPr="00F03DB9">
        <w:rPr>
          <w:rFonts w:ascii="Times New Roman" w:eastAsia="KaiTi" w:hAnsi="Times New Roman" w:cs="Times New Roman"/>
          <w:b/>
          <w:bCs/>
          <w:color w:val="auto"/>
          <w:sz w:val="24"/>
          <w:szCs w:val="24"/>
        </w:rPr>
        <w:t>病毒建立一个可量化、可迁移的复合进化动力学模型？</w:t>
      </w:r>
      <w:r w:rsidR="00AA197B" w:rsidRPr="009C5B87">
        <w:rPr>
          <w:rFonts w:ascii="Times New Roman" w:eastAsia="KaiTi" w:hAnsi="Times New Roman" w:cs="Times New Roman"/>
          <w:color w:val="auto"/>
          <w:sz w:val="24"/>
          <w:szCs w:val="24"/>
        </w:rPr>
        <w:t>本项目旨在攻克为慢速进化病毒建立定量模型的挑战，通过整合基因组数据与元数据，开发一个能够精确解析突变、选择、漂变与重组相互作用的分析框架，并具备拓展至其他病原体的潜力。</w:t>
      </w:r>
    </w:p>
    <w:p w14:paraId="0A048817" w14:textId="700091E3" w:rsidR="002274FA" w:rsidRDefault="00101222" w:rsidP="00446197">
      <w:pPr>
        <w:spacing w:line="440" w:lineRule="exact"/>
        <w:ind w:firstLine="420"/>
        <w:rPr>
          <w:rFonts w:ascii="Times New Roman" w:eastAsia="KaiTi" w:hAnsi="Times New Roman" w:cs="Times New Roman"/>
          <w:color w:val="auto"/>
          <w:sz w:val="24"/>
          <w:szCs w:val="24"/>
        </w:rPr>
      </w:pPr>
      <w:r w:rsidRPr="00F03DB9">
        <w:rPr>
          <w:rFonts w:ascii="Times New Roman" w:eastAsia="KaiTi" w:hAnsi="Times New Roman" w:cs="Times New Roman"/>
          <w:b/>
          <w:bCs/>
          <w:color w:val="auto"/>
          <w:sz w:val="24"/>
          <w:szCs w:val="24"/>
        </w:rPr>
        <w:t xml:space="preserve">2.3.5 </w:t>
      </w:r>
      <w:r w:rsidR="00AA197B" w:rsidRPr="00F03DB9">
        <w:rPr>
          <w:rFonts w:ascii="Times New Roman" w:eastAsia="KaiTi" w:hAnsi="Times New Roman" w:cs="Times New Roman"/>
          <w:b/>
          <w:bCs/>
          <w:color w:val="auto"/>
          <w:sz w:val="24"/>
          <w:szCs w:val="24"/>
        </w:rPr>
        <w:t>新型病毒的致病潜力评估：本研究发现的大量新型皮肤</w:t>
      </w:r>
      <w:r w:rsidR="00AA197B" w:rsidRPr="00F03DB9">
        <w:rPr>
          <w:rFonts w:ascii="Times New Roman" w:eastAsia="KaiTi" w:hAnsi="Times New Roman" w:cs="Times New Roman"/>
          <w:b/>
          <w:bCs/>
          <w:color w:val="auto"/>
          <w:sz w:val="24"/>
          <w:szCs w:val="24"/>
        </w:rPr>
        <w:t xml:space="preserve"> HPV </w:t>
      </w:r>
      <w:r w:rsidR="00AA197B" w:rsidRPr="00F03DB9">
        <w:rPr>
          <w:rFonts w:ascii="Times New Roman" w:eastAsia="KaiTi" w:hAnsi="Times New Roman" w:cs="Times New Roman"/>
          <w:b/>
          <w:bCs/>
          <w:color w:val="auto"/>
          <w:sz w:val="24"/>
          <w:szCs w:val="24"/>
        </w:rPr>
        <w:t>基因型，其关键功能基因（</w:t>
      </w:r>
      <w:r w:rsidR="00AA197B" w:rsidRPr="00F03DB9">
        <w:rPr>
          <w:rFonts w:ascii="Times New Roman" w:eastAsia="KaiTi" w:hAnsi="Times New Roman" w:cs="Times New Roman"/>
          <w:b/>
          <w:bCs/>
          <w:color w:val="auto"/>
          <w:sz w:val="24"/>
          <w:szCs w:val="24"/>
        </w:rPr>
        <w:t>E6/E7</w:t>
      </w:r>
      <w:r w:rsidR="00AA197B" w:rsidRPr="00F03DB9">
        <w:rPr>
          <w:rFonts w:ascii="Times New Roman" w:eastAsia="KaiTi" w:hAnsi="Times New Roman" w:cs="Times New Roman"/>
          <w:b/>
          <w:bCs/>
          <w:color w:val="auto"/>
          <w:sz w:val="24"/>
          <w:szCs w:val="24"/>
        </w:rPr>
        <w:t>）的变异是否预示着新的致癌风险？</w:t>
      </w:r>
      <w:r w:rsidR="00AA197B" w:rsidRPr="009C5B87">
        <w:rPr>
          <w:rFonts w:ascii="Times New Roman" w:eastAsia="KaiTi" w:hAnsi="Times New Roman" w:cs="Times New Roman"/>
          <w:color w:val="auto"/>
          <w:sz w:val="24"/>
          <w:szCs w:val="24"/>
        </w:rPr>
        <w:t>通过对新型病毒基因组的功能注释和变异分析，本研究将首次系统性评估其在免疫缺陷背景下的适应性与致病潜力，为临床监测和风险预警提供直接的科学依据。</w:t>
      </w:r>
    </w:p>
    <w:p w14:paraId="46A269C8" w14:textId="77777777" w:rsidR="00D15AF4" w:rsidRPr="009C5B87" w:rsidRDefault="00D15AF4" w:rsidP="00AA197B">
      <w:pPr>
        <w:spacing w:line="440" w:lineRule="exact"/>
        <w:rPr>
          <w:rFonts w:ascii="Times New Roman" w:eastAsia="KaiTi" w:hAnsi="Times New Roman" w:cs="Times New Roman"/>
          <w:color w:val="auto"/>
          <w:sz w:val="24"/>
          <w:szCs w:val="24"/>
        </w:rPr>
      </w:pPr>
    </w:p>
    <w:p w14:paraId="0F16A706" w14:textId="77777777" w:rsidR="00F52908" w:rsidRPr="00C42060" w:rsidRDefault="00F52908" w:rsidP="00C42060">
      <w:pPr>
        <w:spacing w:line="440" w:lineRule="exact"/>
        <w:rPr>
          <w:rFonts w:ascii="Times New Roman" w:eastAsia="KaiTi" w:hAnsi="Times New Roman" w:cs="Times New Roman"/>
          <w:b/>
          <w:bCs/>
          <w:color w:val="auto"/>
          <w:sz w:val="24"/>
          <w:szCs w:val="24"/>
        </w:rPr>
      </w:pPr>
    </w:p>
    <w:p w14:paraId="1FC41EA2" w14:textId="77777777" w:rsidR="00AE4AD1" w:rsidRDefault="00AE4AD1" w:rsidP="00AE4AD1">
      <w:pPr>
        <w:spacing w:line="440" w:lineRule="exact"/>
        <w:ind w:firstLineChars="200" w:firstLine="560"/>
        <w:rPr>
          <w:rFonts w:ascii="Times New Roman" w:eastAsia="KaiTi" w:hAnsi="Times New Roman" w:cs="Times New Roman"/>
          <w:color w:val="0070C0"/>
          <w:sz w:val="28"/>
          <w:szCs w:val="28"/>
        </w:rPr>
      </w:pPr>
      <w:r w:rsidRPr="003710AD">
        <w:rPr>
          <w:rFonts w:ascii="Times New Roman" w:eastAsia="KaiTi" w:hAnsi="Times New Roman" w:cs="Times New Roman"/>
          <w:bCs/>
          <w:color w:val="0070C0"/>
          <w:sz w:val="28"/>
          <w:szCs w:val="28"/>
        </w:rPr>
        <w:t xml:space="preserve">3. </w:t>
      </w:r>
      <w:r w:rsidRPr="003710AD">
        <w:rPr>
          <w:rFonts w:ascii="Times New Roman" w:eastAsia="KaiTi" w:hAnsi="Times New Roman" w:cs="Times New Roman"/>
          <w:b/>
          <w:bCs/>
          <w:color w:val="0070C0"/>
          <w:sz w:val="28"/>
          <w:szCs w:val="28"/>
        </w:rPr>
        <w:t>拟采取的研究方案及可行性分析</w:t>
      </w:r>
      <w:r w:rsidRPr="003710AD">
        <w:rPr>
          <w:rFonts w:ascii="Times New Roman" w:eastAsia="KaiTi" w:hAnsi="Times New Roman" w:cs="Times New Roman"/>
          <w:color w:val="0070C0"/>
          <w:sz w:val="28"/>
          <w:szCs w:val="28"/>
        </w:rPr>
        <w:t>（包括研究方法、技术路线、实验手段、关键技术等说明）；</w:t>
      </w:r>
    </w:p>
    <w:p w14:paraId="161746F3" w14:textId="77777777" w:rsidR="00B13417" w:rsidRPr="006E637C" w:rsidRDefault="00B13417" w:rsidP="00AE4AD1">
      <w:pPr>
        <w:spacing w:line="440" w:lineRule="exact"/>
        <w:ind w:firstLineChars="200" w:firstLine="560"/>
        <w:rPr>
          <w:rFonts w:ascii="Times New Roman" w:eastAsia="KaiTi" w:hAnsi="Times New Roman" w:cs="Times New Roman"/>
          <w:color w:val="0070C0"/>
          <w:sz w:val="28"/>
          <w:szCs w:val="28"/>
        </w:rPr>
      </w:pPr>
    </w:p>
    <w:p w14:paraId="41D7E0A1" w14:textId="79CE795C" w:rsidR="00AE4AD1" w:rsidRPr="00A64AE6" w:rsidRDefault="00F30044" w:rsidP="005662E0">
      <w:pPr>
        <w:spacing w:after="120" w:line="440" w:lineRule="exact"/>
        <w:rPr>
          <w:rFonts w:ascii="Times New Roman" w:eastAsia="KaiTi" w:hAnsi="Times New Roman" w:cs="Times New Roman"/>
          <w:b/>
          <w:bCs/>
          <w:color w:val="auto"/>
          <w:sz w:val="28"/>
          <w:szCs w:val="28"/>
        </w:rPr>
      </w:pPr>
      <w:r w:rsidRPr="00A64AE6">
        <w:rPr>
          <w:rFonts w:ascii="Times New Roman" w:hAnsi="Times New Roman" w:cs="Times New Roman"/>
          <w:b/>
          <w:bCs/>
          <w:sz w:val="28"/>
          <w:szCs w:val="28"/>
        </w:rPr>
        <w:tab/>
      </w:r>
      <w:r w:rsidR="00597766" w:rsidRPr="00A64AE6">
        <w:rPr>
          <w:rFonts w:ascii="Times New Roman" w:eastAsia="KaiTi" w:hAnsi="Times New Roman" w:cs="Times New Roman"/>
          <w:b/>
          <w:bCs/>
          <w:color w:val="auto"/>
          <w:sz w:val="28"/>
          <w:szCs w:val="28"/>
        </w:rPr>
        <w:t xml:space="preserve">3.1 </w:t>
      </w:r>
      <w:r w:rsidR="00A05C92">
        <w:rPr>
          <w:rFonts w:ascii="Times New Roman" w:eastAsia="KaiTi" w:hAnsi="Times New Roman" w:cs="Times New Roman" w:hint="eastAsia"/>
          <w:b/>
          <w:bCs/>
          <w:color w:val="auto"/>
          <w:sz w:val="28"/>
          <w:szCs w:val="28"/>
        </w:rPr>
        <w:t>研究</w:t>
      </w:r>
      <w:r w:rsidR="00597766" w:rsidRPr="00A64AE6">
        <w:rPr>
          <w:rFonts w:ascii="Times New Roman" w:eastAsia="KaiTi" w:hAnsi="Times New Roman" w:cs="Times New Roman"/>
          <w:b/>
          <w:bCs/>
          <w:color w:val="auto"/>
          <w:sz w:val="28"/>
          <w:szCs w:val="28"/>
        </w:rPr>
        <w:t>概述</w:t>
      </w:r>
      <w:r w:rsidR="00011C23">
        <w:rPr>
          <w:rFonts w:ascii="Times New Roman" w:eastAsia="KaiTi" w:hAnsi="Times New Roman" w:cs="Times New Roman" w:hint="eastAsia"/>
          <w:b/>
          <w:bCs/>
          <w:color w:val="auto"/>
          <w:sz w:val="28"/>
          <w:szCs w:val="28"/>
        </w:rPr>
        <w:t>与技术路线</w:t>
      </w:r>
    </w:p>
    <w:p w14:paraId="21B2323F" w14:textId="37803CAF" w:rsidR="00F52908" w:rsidRDefault="008904BC" w:rsidP="00AE4AD1">
      <w:pPr>
        <w:spacing w:line="440" w:lineRule="exact"/>
        <w:ind w:firstLineChars="200" w:firstLine="480"/>
        <w:rPr>
          <w:rFonts w:ascii="Times New Roman" w:eastAsia="KaiTi" w:hAnsi="Times New Roman" w:cs="Times New Roman"/>
          <w:color w:val="auto"/>
          <w:sz w:val="24"/>
          <w:szCs w:val="24"/>
        </w:rPr>
      </w:pPr>
      <w:r w:rsidRPr="008904BC">
        <w:rPr>
          <w:rFonts w:ascii="Times New Roman" w:eastAsia="KaiTi" w:hAnsi="Times New Roman" w:cs="Times New Roman" w:hint="eastAsia"/>
          <w:color w:val="auto"/>
          <w:sz w:val="24"/>
          <w:szCs w:val="24"/>
        </w:rPr>
        <w:t>本研究计划于</w:t>
      </w:r>
      <w:r w:rsidRPr="008904BC">
        <w:rPr>
          <w:rFonts w:ascii="Times New Roman" w:eastAsia="KaiTi" w:hAnsi="Times New Roman" w:cs="Times New Roman"/>
          <w:color w:val="auto"/>
          <w:sz w:val="24"/>
          <w:szCs w:val="24"/>
        </w:rPr>
        <w:t xml:space="preserve"> 2025-2027 </w:t>
      </w:r>
      <w:r w:rsidRPr="008904BC">
        <w:rPr>
          <w:rFonts w:ascii="Times New Roman" w:eastAsia="KaiTi" w:hAnsi="Times New Roman" w:cs="Times New Roman" w:hint="eastAsia"/>
          <w:color w:val="auto"/>
          <w:sz w:val="24"/>
          <w:szCs w:val="24"/>
        </w:rPr>
        <w:t>年间，聚焦于</w:t>
      </w:r>
      <w:r w:rsidRPr="008904BC">
        <w:rPr>
          <w:rFonts w:ascii="Times New Roman" w:eastAsia="KaiTi" w:hAnsi="Times New Roman" w:cs="Times New Roman"/>
          <w:color w:val="auto"/>
          <w:sz w:val="24"/>
          <w:szCs w:val="24"/>
        </w:rPr>
        <w:t xml:space="preserve"> DOCK8 </w:t>
      </w:r>
      <w:r w:rsidRPr="008904BC">
        <w:rPr>
          <w:rFonts w:ascii="Times New Roman" w:eastAsia="KaiTi" w:hAnsi="Times New Roman" w:cs="Times New Roman" w:hint="eastAsia"/>
          <w:color w:val="auto"/>
          <w:sz w:val="24"/>
          <w:szCs w:val="24"/>
        </w:rPr>
        <w:t>缺陷患者这一独特的适应性免疫功能缺失模型中急速扩张且高度多样化的</w:t>
      </w:r>
      <w:r w:rsidRPr="008904BC">
        <w:rPr>
          <w:rFonts w:ascii="Times New Roman" w:eastAsia="KaiTi" w:hAnsi="Times New Roman" w:cs="Times New Roman"/>
          <w:color w:val="auto"/>
          <w:sz w:val="24"/>
          <w:szCs w:val="24"/>
        </w:rPr>
        <w:t xml:space="preserve"> HPV </w:t>
      </w:r>
      <w:r w:rsidRPr="008904BC">
        <w:rPr>
          <w:rFonts w:ascii="Times New Roman" w:eastAsia="KaiTi" w:hAnsi="Times New Roman" w:cs="Times New Roman" w:hint="eastAsia"/>
          <w:color w:val="auto"/>
          <w:sz w:val="24"/>
          <w:szCs w:val="24"/>
        </w:rPr>
        <w:t>病毒组，基于深度宏基因组测序数据，开发并应用一套整合性的高分辨率计算生物学分析框架，从而首次在单倍型水平上定量重构</w:t>
      </w:r>
      <w:r w:rsidRPr="008904BC">
        <w:rPr>
          <w:rFonts w:ascii="Times New Roman" w:eastAsia="KaiTi" w:hAnsi="Times New Roman" w:cs="Times New Roman"/>
          <w:color w:val="auto"/>
          <w:sz w:val="24"/>
          <w:szCs w:val="24"/>
        </w:rPr>
        <w:t xml:space="preserve"> DNA </w:t>
      </w:r>
      <w:r w:rsidRPr="008904BC">
        <w:rPr>
          <w:rFonts w:ascii="Times New Roman" w:eastAsia="KaiTi" w:hAnsi="Times New Roman" w:cs="Times New Roman" w:hint="eastAsia"/>
          <w:color w:val="auto"/>
          <w:sz w:val="24"/>
          <w:szCs w:val="24"/>
        </w:rPr>
        <w:t>病毒在宿主内的微观进化历程。研究将系统性解析在适应性免疫缺位的背景下，以</w:t>
      </w:r>
      <w:r w:rsidRPr="008904BC">
        <w:rPr>
          <w:rFonts w:ascii="Times New Roman" w:eastAsia="KaiTi" w:hAnsi="Times New Roman" w:cs="Times New Roman"/>
          <w:color w:val="auto"/>
          <w:sz w:val="24"/>
          <w:szCs w:val="24"/>
        </w:rPr>
        <w:t xml:space="preserve"> APOBEC3 </w:t>
      </w:r>
      <w:r w:rsidRPr="008904BC">
        <w:rPr>
          <w:rFonts w:ascii="Times New Roman" w:eastAsia="KaiTi" w:hAnsi="Times New Roman" w:cs="Times New Roman" w:hint="eastAsia"/>
          <w:color w:val="auto"/>
          <w:sz w:val="24"/>
          <w:szCs w:val="24"/>
        </w:rPr>
        <w:t>为核心宿主先天免疫限制性编辑机制和基因重组如何成为驱动病毒演化的主要动力。针对病毒多样性</w:t>
      </w:r>
      <w:r w:rsidRPr="008904BC">
        <w:rPr>
          <w:rFonts w:ascii="Times New Roman" w:eastAsia="KaiTi" w:hAnsi="Times New Roman" w:cs="Times New Roman" w:hint="eastAsia"/>
          <w:color w:val="auto"/>
          <w:sz w:val="24"/>
          <w:szCs w:val="24"/>
        </w:rPr>
        <w:lastRenderedPageBreak/>
        <w:t>的起源是宿主内独立进化还是环境毒株的机会性定植这一关键科学问题，本研究计划构建一个连接免疫缺陷、先天免疫编辑与病毒进化的定量模型，并产出首个高质量低危型</w:t>
      </w:r>
      <w:r w:rsidRPr="008904BC">
        <w:rPr>
          <w:rFonts w:ascii="Times New Roman" w:eastAsia="KaiTi" w:hAnsi="Times New Roman" w:cs="Times New Roman"/>
          <w:color w:val="auto"/>
          <w:sz w:val="24"/>
          <w:szCs w:val="24"/>
        </w:rPr>
        <w:t xml:space="preserve"> HPV </w:t>
      </w:r>
      <w:r w:rsidRPr="008904BC">
        <w:rPr>
          <w:rFonts w:ascii="Times New Roman" w:eastAsia="KaiTi" w:hAnsi="Times New Roman" w:cs="Times New Roman" w:hint="eastAsia"/>
          <w:color w:val="auto"/>
          <w:sz w:val="24"/>
          <w:szCs w:val="24"/>
        </w:rPr>
        <w:t>基因组数据库。研究成果将为理解低突变率</w:t>
      </w:r>
      <w:r w:rsidRPr="008904BC">
        <w:rPr>
          <w:rFonts w:ascii="Times New Roman" w:eastAsia="KaiTi" w:hAnsi="Times New Roman" w:cs="Times New Roman"/>
          <w:color w:val="auto"/>
          <w:sz w:val="24"/>
          <w:szCs w:val="24"/>
        </w:rPr>
        <w:t xml:space="preserve"> DNA </w:t>
      </w:r>
      <w:r w:rsidRPr="008904BC">
        <w:rPr>
          <w:rFonts w:ascii="Times New Roman" w:eastAsia="KaiTi" w:hAnsi="Times New Roman" w:cs="Times New Roman" w:hint="eastAsia"/>
          <w:color w:val="auto"/>
          <w:sz w:val="24"/>
          <w:szCs w:val="24"/>
        </w:rPr>
        <w:t>病毒的宿主内进化规律提供全新的理论视角与分析范式，并为评估新型病毒的致病潜力提供科学依据。</w:t>
      </w:r>
      <w:r w:rsidR="00EF6CDF" w:rsidRPr="0004406D">
        <w:rPr>
          <w:rFonts w:ascii="Times New Roman" w:eastAsia="KaiTi" w:hAnsi="Times New Roman" w:cs="Times New Roman" w:hint="eastAsia"/>
          <w:b/>
          <w:bCs/>
          <w:color w:val="auto"/>
          <w:sz w:val="24"/>
          <w:szCs w:val="24"/>
          <w:highlight w:val="yellow"/>
        </w:rPr>
        <w:t>本项目的</w:t>
      </w:r>
      <w:r w:rsidRPr="0004406D">
        <w:rPr>
          <w:rFonts w:ascii="Times New Roman" w:eastAsia="KaiTi" w:hAnsi="Times New Roman" w:cs="Times New Roman" w:hint="eastAsia"/>
          <w:b/>
          <w:bCs/>
          <w:color w:val="auto"/>
          <w:sz w:val="24"/>
          <w:szCs w:val="24"/>
          <w:highlight w:val="yellow"/>
        </w:rPr>
        <w:t>完整技术路线</w:t>
      </w:r>
      <w:r w:rsidR="00C41BB4" w:rsidRPr="0004406D">
        <w:rPr>
          <w:rFonts w:ascii="Times New Roman" w:eastAsia="KaiTi" w:hAnsi="Times New Roman" w:cs="Times New Roman" w:hint="eastAsia"/>
          <w:b/>
          <w:bCs/>
          <w:color w:val="auto"/>
          <w:sz w:val="24"/>
          <w:szCs w:val="24"/>
          <w:highlight w:val="yellow"/>
        </w:rPr>
        <w:t>见</w:t>
      </w:r>
      <w:r w:rsidRPr="0004406D">
        <w:rPr>
          <w:rFonts w:ascii="Times New Roman" w:eastAsia="KaiTi" w:hAnsi="Times New Roman" w:cs="Times New Roman" w:hint="eastAsia"/>
          <w:b/>
          <w:bCs/>
          <w:color w:val="auto"/>
          <w:sz w:val="24"/>
          <w:szCs w:val="24"/>
          <w:highlight w:val="yellow"/>
        </w:rPr>
        <w:t>下图（图</w:t>
      </w:r>
      <w:r w:rsidR="007F056F">
        <w:rPr>
          <w:rFonts w:ascii="Times New Roman" w:eastAsia="KaiTi" w:hAnsi="Times New Roman" w:cs="Times New Roman" w:hint="eastAsia"/>
          <w:b/>
          <w:bCs/>
          <w:color w:val="auto"/>
          <w:sz w:val="24"/>
          <w:szCs w:val="24"/>
          <w:highlight w:val="yellow"/>
        </w:rPr>
        <w:t>x</w:t>
      </w:r>
      <w:r w:rsidRPr="0004406D">
        <w:rPr>
          <w:rFonts w:ascii="Times New Roman" w:eastAsia="KaiTi" w:hAnsi="Times New Roman" w:cs="Times New Roman" w:hint="eastAsia"/>
          <w:b/>
          <w:bCs/>
          <w:color w:val="auto"/>
          <w:sz w:val="24"/>
          <w:szCs w:val="24"/>
          <w:highlight w:val="yellow"/>
        </w:rPr>
        <w:t>）概括</w:t>
      </w:r>
      <w:r w:rsidRPr="008904BC">
        <w:rPr>
          <w:rFonts w:ascii="Times New Roman" w:eastAsia="KaiTi" w:hAnsi="Times New Roman" w:cs="Times New Roman" w:hint="eastAsia"/>
          <w:color w:val="auto"/>
          <w:sz w:val="24"/>
          <w:szCs w:val="24"/>
        </w:rPr>
        <w:t>：</w:t>
      </w:r>
    </w:p>
    <w:p w14:paraId="1EFFFFD3" w14:textId="77777777" w:rsidR="00BB0ACB" w:rsidRPr="00B13417" w:rsidRDefault="00BB0ACB" w:rsidP="008904BC">
      <w:pPr>
        <w:spacing w:line="440" w:lineRule="exact"/>
        <w:rPr>
          <w:rFonts w:ascii="Times New Roman" w:eastAsia="KaiTi" w:hAnsi="Times New Roman" w:cs="Times New Roman"/>
          <w:color w:val="auto"/>
          <w:sz w:val="24"/>
          <w:szCs w:val="24"/>
        </w:rPr>
      </w:pPr>
    </w:p>
    <w:p w14:paraId="3DD1BA9C" w14:textId="454599EE" w:rsidR="0057645C" w:rsidRPr="0003148F" w:rsidRDefault="00CA4B96" w:rsidP="0003148F">
      <w:pPr>
        <w:spacing w:line="440" w:lineRule="exact"/>
        <w:jc w:val="center"/>
        <w:rPr>
          <w:rFonts w:ascii="Times New Roman" w:eastAsia="KaiTi" w:hAnsi="Times New Roman" w:cs="Times New Roman"/>
          <w:color w:val="auto"/>
          <w:sz w:val="24"/>
          <w:szCs w:val="24"/>
        </w:rPr>
      </w:pPr>
      <w:r w:rsidRPr="0003148F">
        <w:rPr>
          <w:rFonts w:ascii="Times New Roman" w:eastAsia="KaiTi" w:hAnsi="Times New Roman" w:cs="Times New Roman" w:hint="eastAsia"/>
          <w:color w:val="auto"/>
          <w:sz w:val="24"/>
          <w:szCs w:val="24"/>
          <w:highlight w:val="yellow"/>
        </w:rPr>
        <w:t>图</w:t>
      </w:r>
      <w:r w:rsidRPr="0003148F">
        <w:rPr>
          <w:rFonts w:ascii="Times New Roman" w:eastAsia="KaiTi" w:hAnsi="Times New Roman" w:cs="Times New Roman" w:hint="eastAsia"/>
          <w:color w:val="auto"/>
          <w:sz w:val="24"/>
          <w:szCs w:val="24"/>
          <w:highlight w:val="yellow"/>
        </w:rPr>
        <w:t>x</w:t>
      </w:r>
      <w:r w:rsidRPr="0003148F">
        <w:rPr>
          <w:rFonts w:ascii="Times New Roman" w:eastAsia="KaiTi" w:hAnsi="Times New Roman" w:cs="Times New Roman"/>
          <w:color w:val="auto"/>
          <w:sz w:val="24"/>
          <w:szCs w:val="24"/>
          <w:highlight w:val="yellow"/>
        </w:rPr>
        <w:t xml:space="preserve">. </w:t>
      </w:r>
      <w:r w:rsidR="00835578">
        <w:rPr>
          <w:rFonts w:ascii="Times New Roman" w:eastAsia="KaiTi" w:hAnsi="Times New Roman" w:cs="Times New Roman" w:hint="eastAsia"/>
          <w:color w:val="auto"/>
          <w:sz w:val="24"/>
          <w:szCs w:val="24"/>
          <w:highlight w:val="yellow"/>
        </w:rPr>
        <w:t>项目</w:t>
      </w:r>
      <w:r w:rsidRPr="0003148F">
        <w:rPr>
          <w:rFonts w:ascii="Times New Roman" w:eastAsia="KaiTi" w:hAnsi="Times New Roman" w:cs="Times New Roman" w:hint="eastAsia"/>
          <w:color w:val="auto"/>
          <w:sz w:val="24"/>
          <w:szCs w:val="24"/>
          <w:highlight w:val="yellow"/>
        </w:rPr>
        <w:t>研究技术路线</w:t>
      </w:r>
    </w:p>
    <w:p w14:paraId="74364152" w14:textId="77777777" w:rsidR="00AB3F6E" w:rsidRPr="00B13417" w:rsidRDefault="00AB3F6E" w:rsidP="00AE4AD1">
      <w:pPr>
        <w:spacing w:line="440" w:lineRule="exact"/>
        <w:ind w:firstLineChars="200" w:firstLine="480"/>
        <w:rPr>
          <w:rFonts w:ascii="Times New Roman" w:eastAsia="KaiTi" w:hAnsi="Times New Roman" w:cs="Times New Roman"/>
          <w:color w:val="auto"/>
          <w:sz w:val="24"/>
          <w:szCs w:val="24"/>
        </w:rPr>
      </w:pPr>
    </w:p>
    <w:p w14:paraId="0D7955A6" w14:textId="44A83E68" w:rsidR="00F52908" w:rsidRPr="00A64AE6" w:rsidRDefault="00597766" w:rsidP="00653E81">
      <w:pPr>
        <w:spacing w:after="240" w:line="440" w:lineRule="exact"/>
        <w:ind w:firstLine="420"/>
        <w:rPr>
          <w:rFonts w:ascii="Times New Roman" w:eastAsia="KaiTi" w:hAnsi="Times New Roman" w:cs="Times New Roman"/>
          <w:b/>
          <w:bCs/>
          <w:color w:val="auto"/>
          <w:sz w:val="28"/>
          <w:szCs w:val="28"/>
        </w:rPr>
      </w:pPr>
      <w:r w:rsidRPr="002E2A13">
        <w:rPr>
          <w:rFonts w:ascii="Times New Roman" w:eastAsia="KaiTi" w:hAnsi="Times New Roman" w:cs="Times New Roman"/>
          <w:b/>
          <w:bCs/>
          <w:color w:val="auto"/>
          <w:sz w:val="28"/>
          <w:szCs w:val="28"/>
        </w:rPr>
        <w:t xml:space="preserve">3.2 </w:t>
      </w:r>
      <w:r w:rsidR="00A35BCF" w:rsidRPr="002E2A13">
        <w:rPr>
          <w:rFonts w:ascii="Times New Roman" w:eastAsia="KaiTi" w:hAnsi="Times New Roman" w:cs="Times New Roman" w:hint="eastAsia"/>
          <w:b/>
          <w:bCs/>
          <w:color w:val="auto"/>
          <w:sz w:val="28"/>
          <w:szCs w:val="28"/>
        </w:rPr>
        <w:t>拟采取的研究方案</w:t>
      </w:r>
    </w:p>
    <w:p w14:paraId="0D262B2F" w14:textId="5D851B39" w:rsidR="00580D53" w:rsidRPr="0086606F" w:rsidRDefault="00580D53" w:rsidP="000D108B">
      <w:pPr>
        <w:spacing w:after="80" w:line="440" w:lineRule="exact"/>
        <w:ind w:firstLine="420"/>
        <w:rPr>
          <w:rFonts w:ascii="Times New Roman" w:eastAsia="KaiTi" w:hAnsi="Times New Roman" w:cs="Times New Roman"/>
          <w:color w:val="5F497A" w:themeColor="accent4" w:themeShade="BF"/>
          <w:sz w:val="24"/>
          <w:szCs w:val="24"/>
          <w:u w:val="single"/>
        </w:rPr>
      </w:pPr>
      <w:r w:rsidRPr="0086606F">
        <w:rPr>
          <w:rFonts w:ascii="Times New Roman" w:eastAsia="KaiTi" w:hAnsi="Times New Roman" w:cs="Times New Roman" w:hint="eastAsia"/>
          <w:b/>
          <w:bCs/>
          <w:color w:val="5F497A" w:themeColor="accent4" w:themeShade="BF"/>
          <w:sz w:val="24"/>
          <w:szCs w:val="24"/>
        </w:rPr>
        <w:t xml:space="preserve">3.2.1 </w:t>
      </w:r>
      <w:r w:rsidR="004D5D72" w:rsidRPr="0086606F">
        <w:rPr>
          <w:rFonts w:ascii="Times New Roman" w:eastAsia="KaiTi" w:hAnsi="Times New Roman" w:cs="Times New Roman"/>
          <w:b/>
          <w:bCs/>
          <w:color w:val="5F497A" w:themeColor="accent4" w:themeShade="BF"/>
          <w:sz w:val="24"/>
          <w:szCs w:val="24"/>
        </w:rPr>
        <w:t>DOCK8</w:t>
      </w:r>
      <w:r w:rsidR="004D5D72" w:rsidRPr="0086606F">
        <w:rPr>
          <w:rFonts w:ascii="Times New Roman" w:eastAsia="KaiTi" w:hAnsi="Times New Roman" w:cs="Times New Roman" w:hint="eastAsia"/>
          <w:b/>
          <w:bCs/>
          <w:color w:val="5F497A" w:themeColor="accent4" w:themeShade="BF"/>
          <w:sz w:val="24"/>
          <w:szCs w:val="24"/>
        </w:rPr>
        <w:t xml:space="preserve"> </w:t>
      </w:r>
      <w:r w:rsidRPr="0086606F">
        <w:rPr>
          <w:rFonts w:ascii="Times New Roman" w:eastAsia="KaiTi" w:hAnsi="Times New Roman" w:cs="Times New Roman" w:hint="eastAsia"/>
          <w:b/>
          <w:bCs/>
          <w:color w:val="5F497A" w:themeColor="accent4" w:themeShade="BF"/>
          <w:sz w:val="24"/>
          <w:szCs w:val="24"/>
        </w:rPr>
        <w:t>队列</w:t>
      </w:r>
      <w:r w:rsidR="005559B0" w:rsidRPr="0086606F">
        <w:rPr>
          <w:rFonts w:ascii="Times New Roman" w:eastAsia="KaiTi" w:hAnsi="Times New Roman" w:cs="Times New Roman" w:hint="eastAsia"/>
          <w:b/>
          <w:bCs/>
          <w:color w:val="5F497A" w:themeColor="accent4" w:themeShade="BF"/>
          <w:sz w:val="24"/>
          <w:szCs w:val="24"/>
        </w:rPr>
        <w:t>数据</w:t>
      </w:r>
      <w:r w:rsidR="0025680A" w:rsidRPr="0086606F">
        <w:rPr>
          <w:rFonts w:ascii="Times New Roman" w:eastAsia="KaiTi" w:hAnsi="Times New Roman" w:cs="Times New Roman" w:hint="eastAsia"/>
          <w:b/>
          <w:bCs/>
          <w:color w:val="5F497A" w:themeColor="accent4" w:themeShade="BF"/>
          <w:sz w:val="24"/>
          <w:szCs w:val="24"/>
        </w:rPr>
        <w:t>描述</w:t>
      </w:r>
      <w:r w:rsidR="001B7960">
        <w:rPr>
          <w:rFonts w:ascii="Times New Roman" w:eastAsia="KaiTi" w:hAnsi="Times New Roman" w:cs="Times New Roman"/>
          <w:b/>
          <w:bCs/>
          <w:color w:val="5F497A" w:themeColor="accent4" w:themeShade="BF"/>
          <w:sz w:val="24"/>
          <w:szCs w:val="24"/>
        </w:rPr>
        <w:fldChar w:fldCharType="begin">
          <w:fldData xml:space="preserve">PEVuZE5vdGU+PENpdGU+PEF1dGhvcj5UaXJvc2g8L0F1dGhvcj48WWVhcj4yMDE4PC9ZZWFyPjxS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</w:fldData>
        </w:fldChar>
      </w:r>
      <w:r w:rsidR="00A57074">
        <w:rPr>
          <w:rFonts w:ascii="Times New Roman" w:eastAsia="KaiTi" w:hAnsi="Times New Roman" w:cs="Times New Roman"/>
          <w:b/>
          <w:bCs/>
          <w:color w:val="5F497A" w:themeColor="accent4" w:themeShade="BF"/>
          <w:sz w:val="24"/>
          <w:szCs w:val="24"/>
        </w:rPr>
        <w:instrText xml:space="preserve"> ADDIN EN.CITE </w:instrText>
      </w:r>
      <w:r w:rsidR="00A57074">
        <w:rPr>
          <w:rFonts w:ascii="Times New Roman" w:eastAsia="KaiTi" w:hAnsi="Times New Roman" w:cs="Times New Roman"/>
          <w:b/>
          <w:bCs/>
          <w:color w:val="5F497A" w:themeColor="accent4" w:themeShade="BF"/>
          <w:sz w:val="24"/>
          <w:szCs w:val="24"/>
        </w:rPr>
        <w:fldChar w:fldCharType="begin">
          <w:fldData xml:space="preserve">PEVuZE5vdGU+PENpdGU+PEF1dGhvcj5UaXJvc2g8L0F1dGhvcj48WWVhcj4yMDE4PC9ZZWFyPjxS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</w:fldData>
        </w:fldChar>
      </w:r>
      <w:r w:rsidR="00A57074">
        <w:rPr>
          <w:rFonts w:ascii="Times New Roman" w:eastAsia="KaiTi" w:hAnsi="Times New Roman" w:cs="Times New Roman"/>
          <w:b/>
          <w:bCs/>
          <w:color w:val="5F497A" w:themeColor="accent4" w:themeShade="BF"/>
          <w:sz w:val="24"/>
          <w:szCs w:val="24"/>
        </w:rPr>
        <w:instrText xml:space="preserve"> ADDIN EN.CITE.DATA </w:instrText>
      </w:r>
      <w:r w:rsidR="00A57074">
        <w:rPr>
          <w:rFonts w:ascii="Times New Roman" w:eastAsia="KaiTi" w:hAnsi="Times New Roman" w:cs="Times New Roman"/>
          <w:b/>
          <w:bCs/>
          <w:color w:val="5F497A" w:themeColor="accent4" w:themeShade="BF"/>
          <w:sz w:val="24"/>
          <w:szCs w:val="24"/>
        </w:rPr>
      </w:r>
      <w:r w:rsidR="00A57074">
        <w:rPr>
          <w:rFonts w:ascii="Times New Roman" w:eastAsia="KaiTi" w:hAnsi="Times New Roman" w:cs="Times New Roman"/>
          <w:b/>
          <w:bCs/>
          <w:color w:val="5F497A" w:themeColor="accent4" w:themeShade="BF"/>
          <w:sz w:val="24"/>
          <w:szCs w:val="24"/>
        </w:rPr>
        <w:fldChar w:fldCharType="end"/>
      </w:r>
      <w:r w:rsidR="001B7960">
        <w:rPr>
          <w:rFonts w:ascii="Times New Roman" w:eastAsia="KaiTi" w:hAnsi="Times New Roman" w:cs="Times New Roman"/>
          <w:b/>
          <w:bCs/>
          <w:color w:val="5F497A" w:themeColor="accent4" w:themeShade="BF"/>
          <w:sz w:val="24"/>
          <w:szCs w:val="24"/>
        </w:rPr>
      </w:r>
      <w:r w:rsidR="001B7960">
        <w:rPr>
          <w:rFonts w:ascii="Times New Roman" w:eastAsia="KaiTi" w:hAnsi="Times New Roman" w:cs="Times New Roman"/>
          <w:b/>
          <w:bCs/>
          <w:color w:val="5F497A" w:themeColor="accent4" w:themeShade="BF"/>
          <w:sz w:val="24"/>
          <w:szCs w:val="24"/>
        </w:rPr>
        <w:fldChar w:fldCharType="separate"/>
      </w:r>
      <w:r w:rsidR="00A57074" w:rsidRPr="00A57074">
        <w:rPr>
          <w:rFonts w:ascii="Times New Roman" w:eastAsia="KaiTi" w:hAnsi="Times New Roman" w:cs="Times New Roman"/>
          <w:b/>
          <w:bCs/>
          <w:noProof/>
          <w:color w:val="5F497A" w:themeColor="accent4" w:themeShade="BF"/>
          <w:sz w:val="24"/>
          <w:szCs w:val="24"/>
          <w:vertAlign w:val="superscript"/>
        </w:rPr>
        <w:t>[1]</w:t>
      </w:r>
      <w:r w:rsidR="001B7960">
        <w:rPr>
          <w:rFonts w:ascii="Times New Roman" w:eastAsia="KaiTi" w:hAnsi="Times New Roman" w:cs="Times New Roman"/>
          <w:b/>
          <w:bCs/>
          <w:color w:val="5F497A" w:themeColor="accent4" w:themeShade="BF"/>
          <w:sz w:val="24"/>
          <w:szCs w:val="24"/>
        </w:rPr>
        <w:fldChar w:fldCharType="end"/>
      </w:r>
      <w:r w:rsidR="005559B0" w:rsidRPr="0086606F">
        <w:rPr>
          <w:rFonts w:ascii="Times New Roman" w:eastAsia="KaiTi" w:hAnsi="Times New Roman" w:cs="Times New Roman" w:hint="eastAsia"/>
          <w:b/>
          <w:bCs/>
          <w:color w:val="5F497A" w:themeColor="accent4" w:themeShade="BF"/>
          <w:sz w:val="24"/>
          <w:szCs w:val="24"/>
        </w:rPr>
        <w:t>：</w:t>
      </w:r>
      <w:r w:rsidR="002B4F2C" w:rsidRPr="0086606F">
        <w:rPr>
          <w:rFonts w:ascii="Times New Roman" w:eastAsia="KaiTi" w:hAnsi="Times New Roman" w:cs="Times New Roman" w:hint="eastAsia"/>
          <w:color w:val="5F497A" w:themeColor="accent4" w:themeShade="BF"/>
          <w:sz w:val="24"/>
          <w:szCs w:val="24"/>
          <w:u w:val="single"/>
        </w:rPr>
        <w:t>本项目</w:t>
      </w:r>
      <w:ins w:id="18" w:author="Haogao Gu" w:date="2025-08-20T15:32:00Z" w16du:dateUtc="2025-08-20T07:32:00Z">
        <w:r w:rsidR="00205E9E">
          <w:rPr>
            <w:rFonts w:ascii="Times New Roman" w:eastAsia="KaiTi" w:hAnsi="Times New Roman" w:cs="Times New Roman" w:hint="eastAsia"/>
            <w:color w:val="5F497A" w:themeColor="accent4" w:themeShade="BF"/>
            <w:sz w:val="24"/>
            <w:szCs w:val="24"/>
            <w:u w:val="single"/>
          </w:rPr>
          <w:t>已协同合作者，获得</w:t>
        </w:r>
      </w:ins>
      <w:del w:id="19" w:author="Haogao Gu" w:date="2025-08-20T15:32:00Z" w16du:dateUtc="2025-08-20T07:32:00Z">
        <w:r w:rsidR="002B4F2C" w:rsidRPr="0086606F" w:rsidDel="00205E9E">
          <w:rPr>
            <w:rFonts w:ascii="Times New Roman" w:eastAsia="KaiTi" w:hAnsi="Times New Roman" w:cs="Times New Roman" w:hint="eastAsia"/>
            <w:color w:val="5F497A" w:themeColor="accent4" w:themeShade="BF"/>
            <w:sz w:val="24"/>
            <w:szCs w:val="24"/>
            <w:u w:val="single"/>
          </w:rPr>
          <w:delText>是国际合作的产物</w:delText>
        </w:r>
      </w:del>
      <w:ins w:id="20" w:author="Haogao Gu" w:date="2025-08-20T15:32:00Z" w16du:dateUtc="2025-08-20T07:32:00Z">
        <w:r w:rsidR="00205E9E">
          <w:rPr>
            <w:rFonts w:ascii="Times New Roman" w:eastAsia="KaiTi" w:hAnsi="Times New Roman" w:cs="Times New Roman" w:hint="eastAsia"/>
            <w:color w:val="5F497A" w:themeColor="accent4" w:themeShade="BF"/>
            <w:sz w:val="24"/>
            <w:szCs w:val="24"/>
            <w:u w:val="single"/>
          </w:rPr>
          <w:t>完整的</w:t>
        </w:r>
      </w:ins>
      <w:del w:id="21" w:author="Haogao Gu" w:date="2025-08-20T15:32:00Z" w16du:dateUtc="2025-08-20T07:32:00Z">
        <w:r w:rsidR="002B4F2C" w:rsidRPr="0086606F" w:rsidDel="00205E9E">
          <w:rPr>
            <w:rFonts w:ascii="Times New Roman" w:eastAsia="KaiTi" w:hAnsi="Times New Roman" w:cs="Times New Roman" w:hint="eastAsia"/>
            <w:color w:val="5F497A" w:themeColor="accent4" w:themeShade="BF"/>
            <w:sz w:val="24"/>
            <w:szCs w:val="24"/>
            <w:u w:val="single"/>
          </w:rPr>
          <w:delText>，将基于一项</w:delText>
        </w:r>
      </w:del>
      <w:r w:rsidR="002B4F2C" w:rsidRPr="0086606F">
        <w:rPr>
          <w:rFonts w:ascii="Times New Roman" w:eastAsia="KaiTi" w:hAnsi="Times New Roman" w:cs="Times New Roman" w:hint="eastAsia"/>
          <w:color w:val="5F497A" w:themeColor="accent4" w:themeShade="BF"/>
          <w:sz w:val="24"/>
          <w:szCs w:val="24"/>
          <w:u w:val="single"/>
        </w:rPr>
        <w:t>针对</w:t>
      </w:r>
      <w:r w:rsidR="002B4F2C" w:rsidRPr="0086606F">
        <w:rPr>
          <w:rFonts w:ascii="Times New Roman" w:eastAsia="KaiTi" w:hAnsi="Times New Roman" w:cs="Times New Roman"/>
          <w:color w:val="5F497A" w:themeColor="accent4" w:themeShade="BF"/>
          <w:sz w:val="24"/>
          <w:szCs w:val="24"/>
          <w:u w:val="single"/>
        </w:rPr>
        <w:t xml:space="preserve"> DOCK8 </w:t>
      </w:r>
      <w:r w:rsidR="002B4F2C" w:rsidRPr="0086606F">
        <w:rPr>
          <w:rFonts w:ascii="Times New Roman" w:eastAsia="KaiTi" w:hAnsi="Times New Roman" w:cs="Times New Roman" w:hint="eastAsia"/>
          <w:color w:val="5F497A" w:themeColor="accent4" w:themeShade="BF"/>
          <w:sz w:val="24"/>
          <w:szCs w:val="24"/>
          <w:u w:val="single"/>
        </w:rPr>
        <w:t>缺陷患者皮肤病毒组的深度宏基因组学研究的上游数据集</w:t>
      </w:r>
      <w:del w:id="22" w:author="Haogao Gu" w:date="2025-08-20T15:32:00Z" w16du:dateUtc="2025-08-20T07:32:00Z">
        <w:r w:rsidR="002B4F2C" w:rsidRPr="0086606F" w:rsidDel="00205E9E">
          <w:rPr>
            <w:rFonts w:ascii="Times New Roman" w:eastAsia="KaiTi" w:hAnsi="Times New Roman" w:cs="Times New Roman" w:hint="eastAsia"/>
            <w:color w:val="5F497A" w:themeColor="accent4" w:themeShade="BF"/>
            <w:sz w:val="24"/>
            <w:szCs w:val="24"/>
            <w:u w:val="single"/>
          </w:rPr>
          <w:delText>展开</w:delText>
        </w:r>
      </w:del>
      <w:r w:rsidR="002B4F2C" w:rsidRPr="0086606F">
        <w:rPr>
          <w:rFonts w:ascii="Times New Roman" w:eastAsia="KaiTi" w:hAnsi="Times New Roman" w:cs="Times New Roman" w:hint="eastAsia"/>
          <w:color w:val="5F497A" w:themeColor="accent4" w:themeShade="BF"/>
          <w:sz w:val="24"/>
          <w:szCs w:val="24"/>
          <w:u w:val="single"/>
        </w:rPr>
        <w:t>。</w:t>
      </w:r>
    </w:p>
    <w:p w14:paraId="105DF8EC" w14:textId="0129A282" w:rsidR="00EF522A" w:rsidRPr="00700E47" w:rsidRDefault="00700E47" w:rsidP="00B465BA">
      <w:pPr>
        <w:spacing w:after="240" w:line="440" w:lineRule="exact"/>
        <w:ind w:firstLine="420"/>
        <w:rPr>
          <w:rFonts w:ascii="Times New Roman" w:eastAsia="KaiTi" w:hAnsi="Times New Roman" w:cs="Times New Roman"/>
          <w:color w:val="auto"/>
          <w:sz w:val="24"/>
          <w:szCs w:val="24"/>
        </w:rPr>
      </w:pPr>
      <w:r w:rsidRPr="00700E47">
        <w:rPr>
          <w:rFonts w:ascii="Times New Roman" w:eastAsia="KaiTi" w:hAnsi="Times New Roman" w:cs="Times New Roman" w:hint="eastAsia"/>
          <w:color w:val="auto"/>
          <w:sz w:val="24"/>
          <w:szCs w:val="24"/>
        </w:rPr>
        <w:t>该研究队列共纳入</w:t>
      </w:r>
      <w:r w:rsidRPr="00700E47">
        <w:rPr>
          <w:rFonts w:ascii="Times New Roman" w:eastAsia="KaiTi" w:hAnsi="Times New Roman" w:cs="Times New Roman"/>
          <w:color w:val="auto"/>
          <w:sz w:val="24"/>
          <w:szCs w:val="24"/>
        </w:rPr>
        <w:t xml:space="preserve"> 27 </w:t>
      </w:r>
      <w:r w:rsidRPr="00700E47">
        <w:rPr>
          <w:rFonts w:ascii="Times New Roman" w:eastAsia="KaiTi" w:hAnsi="Times New Roman" w:cs="Times New Roman" w:hint="eastAsia"/>
          <w:color w:val="auto"/>
          <w:sz w:val="24"/>
          <w:szCs w:val="24"/>
        </w:rPr>
        <w:t>位经基因测序和免疫印迹确诊的</w:t>
      </w:r>
      <w:r w:rsidRPr="00700E47">
        <w:rPr>
          <w:rFonts w:ascii="Times New Roman" w:eastAsia="KaiTi" w:hAnsi="Times New Roman" w:cs="Times New Roman"/>
          <w:color w:val="auto"/>
          <w:sz w:val="24"/>
          <w:szCs w:val="24"/>
        </w:rPr>
        <w:t xml:space="preserve"> DOCK8 </w:t>
      </w:r>
      <w:r w:rsidRPr="00700E47">
        <w:rPr>
          <w:rFonts w:ascii="Times New Roman" w:eastAsia="KaiTi" w:hAnsi="Times New Roman" w:cs="Times New Roman" w:hint="eastAsia"/>
          <w:color w:val="auto"/>
          <w:sz w:val="24"/>
          <w:szCs w:val="24"/>
        </w:rPr>
        <w:t>缺陷患者（包括</w:t>
      </w:r>
      <w:r w:rsidRPr="00700E47">
        <w:rPr>
          <w:rFonts w:ascii="Times New Roman" w:eastAsia="KaiTi" w:hAnsi="Times New Roman" w:cs="Times New Roman"/>
          <w:color w:val="auto"/>
          <w:sz w:val="24"/>
          <w:szCs w:val="24"/>
        </w:rPr>
        <w:t xml:space="preserve"> 17 </w:t>
      </w:r>
      <w:r w:rsidRPr="00700E47">
        <w:rPr>
          <w:rFonts w:ascii="Times New Roman" w:eastAsia="KaiTi" w:hAnsi="Times New Roman" w:cs="Times New Roman" w:hint="eastAsia"/>
          <w:color w:val="auto"/>
          <w:sz w:val="24"/>
          <w:szCs w:val="24"/>
        </w:rPr>
        <w:t>名成人与</w:t>
      </w:r>
      <w:r w:rsidRPr="00700E47">
        <w:rPr>
          <w:rFonts w:ascii="Times New Roman" w:eastAsia="KaiTi" w:hAnsi="Times New Roman" w:cs="Times New Roman"/>
          <w:color w:val="auto"/>
          <w:sz w:val="24"/>
          <w:szCs w:val="24"/>
        </w:rPr>
        <w:t xml:space="preserve"> 10 </w:t>
      </w:r>
      <w:r w:rsidRPr="00700E47">
        <w:rPr>
          <w:rFonts w:ascii="Times New Roman" w:eastAsia="KaiTi" w:hAnsi="Times New Roman" w:cs="Times New Roman" w:hint="eastAsia"/>
          <w:color w:val="auto"/>
          <w:sz w:val="24"/>
          <w:szCs w:val="24"/>
        </w:rPr>
        <w:t>名儿童）。研究人员共采集了</w:t>
      </w:r>
      <w:r w:rsidRPr="00700E47">
        <w:rPr>
          <w:rFonts w:ascii="Times New Roman" w:eastAsia="KaiTi" w:hAnsi="Times New Roman" w:cs="Times New Roman"/>
          <w:color w:val="auto"/>
          <w:sz w:val="24"/>
          <w:szCs w:val="24"/>
        </w:rPr>
        <w:t xml:space="preserve"> 188 </w:t>
      </w:r>
      <w:r w:rsidRPr="00700E47">
        <w:rPr>
          <w:rFonts w:ascii="Times New Roman" w:eastAsia="KaiTi" w:hAnsi="Times New Roman" w:cs="Times New Roman" w:hint="eastAsia"/>
          <w:color w:val="auto"/>
          <w:sz w:val="24"/>
          <w:szCs w:val="24"/>
        </w:rPr>
        <w:t>份皮肤样本，系统性地覆盖了代表不同生理特征的八个皮肤部位：潮湿部位（肘前皱褶、腹股沟皱褶、腘窝皱褶、足底跟部）、干燥部位（小鱼际掌、前臂掌侧）和皮脂腺部位（胸骨柄、耳后皱褶）。通过对这些样本进行鸟枪法宏基因组测序，该研究共生成了</w:t>
      </w:r>
      <w:r w:rsidRPr="00700E47">
        <w:rPr>
          <w:rFonts w:ascii="Times New Roman" w:eastAsia="KaiTi" w:hAnsi="Times New Roman" w:cs="Times New Roman"/>
          <w:color w:val="auto"/>
          <w:sz w:val="24"/>
          <w:szCs w:val="24"/>
        </w:rPr>
        <w:t xml:space="preserve"> 281 Gb </w:t>
      </w:r>
      <w:r w:rsidRPr="00700E47">
        <w:rPr>
          <w:rFonts w:ascii="Times New Roman" w:eastAsia="KaiTi" w:hAnsi="Times New Roman" w:cs="Times New Roman" w:hint="eastAsia"/>
          <w:color w:val="auto"/>
          <w:sz w:val="24"/>
          <w:szCs w:val="24"/>
        </w:rPr>
        <w:t>的高质量微生物</w:t>
      </w:r>
      <w:r w:rsidRPr="00700E47">
        <w:rPr>
          <w:rFonts w:ascii="Times New Roman" w:eastAsia="KaiTi" w:hAnsi="Times New Roman" w:cs="Times New Roman"/>
          <w:color w:val="auto"/>
          <w:sz w:val="24"/>
          <w:szCs w:val="24"/>
        </w:rPr>
        <w:t xml:space="preserve"> DNA </w:t>
      </w:r>
      <w:r w:rsidRPr="00700E47">
        <w:rPr>
          <w:rFonts w:ascii="Times New Roman" w:eastAsia="KaiTi" w:hAnsi="Times New Roman" w:cs="Times New Roman" w:hint="eastAsia"/>
          <w:color w:val="auto"/>
          <w:sz w:val="24"/>
          <w:szCs w:val="24"/>
        </w:rPr>
        <w:t>序列数据，并与</w:t>
      </w:r>
      <w:r w:rsidRPr="00700E47">
        <w:rPr>
          <w:rFonts w:ascii="Times New Roman" w:eastAsia="KaiTi" w:hAnsi="Times New Roman" w:cs="Times New Roman"/>
          <w:color w:val="auto"/>
          <w:sz w:val="24"/>
          <w:szCs w:val="24"/>
        </w:rPr>
        <w:t xml:space="preserve"> 5 </w:t>
      </w:r>
      <w:r w:rsidRPr="00700E47">
        <w:rPr>
          <w:rFonts w:ascii="Times New Roman" w:eastAsia="KaiTi" w:hAnsi="Times New Roman" w:cs="Times New Roman" w:hint="eastAsia"/>
          <w:color w:val="auto"/>
          <w:sz w:val="24"/>
          <w:szCs w:val="24"/>
        </w:rPr>
        <w:t>位健康志愿者（</w:t>
      </w:r>
      <w:r w:rsidRPr="00700E47">
        <w:rPr>
          <w:rFonts w:ascii="Times New Roman" w:eastAsia="KaiTi" w:hAnsi="Times New Roman" w:cs="Times New Roman"/>
          <w:color w:val="auto"/>
          <w:sz w:val="24"/>
          <w:szCs w:val="24"/>
        </w:rPr>
        <w:t xml:space="preserve">3 </w:t>
      </w:r>
      <w:r w:rsidRPr="00700E47">
        <w:rPr>
          <w:rFonts w:ascii="Times New Roman" w:eastAsia="KaiTi" w:hAnsi="Times New Roman" w:cs="Times New Roman" w:hint="eastAsia"/>
          <w:color w:val="auto"/>
          <w:sz w:val="24"/>
          <w:szCs w:val="24"/>
        </w:rPr>
        <w:t>名成人与</w:t>
      </w:r>
      <w:r w:rsidRPr="00700E47">
        <w:rPr>
          <w:rFonts w:ascii="Times New Roman" w:eastAsia="KaiTi" w:hAnsi="Times New Roman" w:cs="Times New Roman"/>
          <w:color w:val="auto"/>
          <w:sz w:val="24"/>
          <w:szCs w:val="24"/>
        </w:rPr>
        <w:t xml:space="preserve"> 2 </w:t>
      </w:r>
      <w:r w:rsidRPr="00700E47">
        <w:rPr>
          <w:rFonts w:ascii="Times New Roman" w:eastAsia="KaiTi" w:hAnsi="Times New Roman" w:cs="Times New Roman" w:hint="eastAsia"/>
          <w:color w:val="auto"/>
          <w:sz w:val="24"/>
          <w:szCs w:val="24"/>
        </w:rPr>
        <w:t>名儿童）的平行数据进行了比较。尤为关键的是，该队列还包含了对其中</w:t>
      </w:r>
      <w:r w:rsidRPr="00700E47">
        <w:rPr>
          <w:rFonts w:ascii="Times New Roman" w:eastAsia="KaiTi" w:hAnsi="Times New Roman" w:cs="Times New Roman"/>
          <w:color w:val="auto"/>
          <w:sz w:val="24"/>
          <w:szCs w:val="24"/>
        </w:rPr>
        <w:t xml:space="preserve"> 7 </w:t>
      </w:r>
      <w:r w:rsidRPr="00700E47">
        <w:rPr>
          <w:rFonts w:ascii="Times New Roman" w:eastAsia="KaiTi" w:hAnsi="Times New Roman" w:cs="Times New Roman" w:hint="eastAsia"/>
          <w:color w:val="auto"/>
          <w:sz w:val="24"/>
          <w:szCs w:val="24"/>
        </w:rPr>
        <w:t>位患者在两个不同时间点（</w:t>
      </w:r>
      <w:r w:rsidR="00A60385">
        <w:rPr>
          <w:rFonts w:ascii="Times New Roman" w:eastAsia="KaiTi" w:hAnsi="Times New Roman" w:cs="Times New Roman" w:hint="eastAsia"/>
          <w:color w:val="auto"/>
          <w:sz w:val="24"/>
          <w:szCs w:val="24"/>
        </w:rPr>
        <w:t>两次采样</w:t>
      </w:r>
      <w:r w:rsidR="00A33091">
        <w:rPr>
          <w:rFonts w:ascii="Times New Roman" w:eastAsia="KaiTi" w:hAnsi="Times New Roman" w:cs="Times New Roman" w:hint="eastAsia"/>
          <w:color w:val="auto"/>
          <w:sz w:val="24"/>
          <w:szCs w:val="24"/>
        </w:rPr>
        <w:t>分别来自</w:t>
      </w:r>
      <w:r w:rsidRPr="00700E47">
        <w:rPr>
          <w:rFonts w:ascii="Times New Roman" w:eastAsia="KaiTi" w:hAnsi="Times New Roman" w:cs="Times New Roman" w:hint="eastAsia"/>
          <w:color w:val="auto"/>
          <w:sz w:val="24"/>
          <w:szCs w:val="24"/>
        </w:rPr>
        <w:t>接受干细胞移植治疗</w:t>
      </w:r>
      <w:r w:rsidR="00A33091">
        <w:rPr>
          <w:rFonts w:ascii="Times New Roman" w:eastAsia="KaiTi" w:hAnsi="Times New Roman" w:cs="Times New Roman" w:hint="eastAsia"/>
          <w:color w:val="auto"/>
          <w:sz w:val="24"/>
          <w:szCs w:val="24"/>
        </w:rPr>
        <w:t>前后</w:t>
      </w:r>
      <w:r w:rsidRPr="00700E47">
        <w:rPr>
          <w:rFonts w:ascii="Times New Roman" w:eastAsia="KaiTi" w:hAnsi="Times New Roman" w:cs="Times New Roman" w:hint="eastAsia"/>
          <w:color w:val="auto"/>
          <w:sz w:val="24"/>
          <w:szCs w:val="24"/>
        </w:rPr>
        <w:t>，采样时间间隔</w:t>
      </w:r>
      <w:r w:rsidR="00F6532B">
        <w:rPr>
          <w:rFonts w:ascii="Times New Roman" w:eastAsia="KaiTi" w:hAnsi="Times New Roman" w:cs="Times New Roman" w:hint="eastAsia"/>
          <w:color w:val="auto"/>
          <w:sz w:val="24"/>
          <w:szCs w:val="24"/>
        </w:rPr>
        <w:t>分布在</w:t>
      </w:r>
      <w:r w:rsidRPr="00700E47">
        <w:rPr>
          <w:rFonts w:ascii="Times New Roman" w:eastAsia="KaiTi" w:hAnsi="Times New Roman" w:cs="Times New Roman"/>
          <w:color w:val="auto"/>
          <w:sz w:val="24"/>
          <w:szCs w:val="24"/>
        </w:rPr>
        <w:t xml:space="preserve"> 1</w:t>
      </w:r>
      <w:r w:rsidR="00F6532B">
        <w:rPr>
          <w:rFonts w:ascii="Times New Roman" w:eastAsia="KaiTi" w:hAnsi="Times New Roman" w:cs="Times New Roman" w:hint="eastAsia"/>
          <w:color w:val="auto"/>
          <w:sz w:val="24"/>
          <w:szCs w:val="24"/>
        </w:rPr>
        <w:t>2</w:t>
      </w:r>
      <w:r w:rsidRPr="00700E47">
        <w:rPr>
          <w:rFonts w:ascii="Times New Roman" w:eastAsia="KaiTi" w:hAnsi="Times New Roman" w:cs="Times New Roman"/>
          <w:color w:val="auto"/>
          <w:sz w:val="24"/>
          <w:szCs w:val="24"/>
        </w:rPr>
        <w:t xml:space="preserve"> </w:t>
      </w:r>
      <w:r w:rsidRPr="00700E47">
        <w:rPr>
          <w:rFonts w:ascii="Times New Roman" w:eastAsia="KaiTi" w:hAnsi="Times New Roman" w:cs="Times New Roman" w:hint="eastAsia"/>
          <w:color w:val="auto"/>
          <w:sz w:val="24"/>
          <w:szCs w:val="24"/>
        </w:rPr>
        <w:t>至</w:t>
      </w:r>
      <w:r w:rsidRPr="00700E47">
        <w:rPr>
          <w:rFonts w:ascii="Times New Roman" w:eastAsia="KaiTi" w:hAnsi="Times New Roman" w:cs="Times New Roman"/>
          <w:color w:val="auto"/>
          <w:sz w:val="24"/>
          <w:szCs w:val="24"/>
        </w:rPr>
        <w:t xml:space="preserve"> 60 </w:t>
      </w:r>
      <w:r w:rsidRPr="00700E47">
        <w:rPr>
          <w:rFonts w:ascii="Times New Roman" w:eastAsia="KaiTi" w:hAnsi="Times New Roman" w:cs="Times New Roman" w:hint="eastAsia"/>
          <w:color w:val="auto"/>
          <w:sz w:val="24"/>
          <w:szCs w:val="24"/>
        </w:rPr>
        <w:t>个月</w:t>
      </w:r>
      <w:r w:rsidR="009B749A">
        <w:rPr>
          <w:rFonts w:ascii="Times New Roman" w:eastAsia="KaiTi" w:hAnsi="Times New Roman" w:cs="Times New Roman" w:hint="eastAsia"/>
          <w:color w:val="auto"/>
          <w:sz w:val="24"/>
          <w:szCs w:val="24"/>
        </w:rPr>
        <w:t>之间</w:t>
      </w:r>
      <w:r w:rsidRPr="00700E47">
        <w:rPr>
          <w:rFonts w:ascii="Times New Roman" w:eastAsia="KaiTi" w:hAnsi="Times New Roman" w:cs="Times New Roman" w:hint="eastAsia"/>
          <w:color w:val="auto"/>
          <w:sz w:val="24"/>
          <w:szCs w:val="24"/>
        </w:rPr>
        <w:t>）的纵向采样数据。</w:t>
      </w:r>
    </w:p>
    <w:p w14:paraId="038A3CE0" w14:textId="2982E764" w:rsidR="00411BAC" w:rsidRPr="0086606F" w:rsidRDefault="00EE44BE" w:rsidP="000D108B">
      <w:pPr>
        <w:spacing w:after="80" w:line="440" w:lineRule="exact"/>
        <w:ind w:firstLine="420"/>
        <w:rPr>
          <w:rFonts w:ascii="Times New Roman" w:eastAsia="KaiTi" w:hAnsi="Times New Roman" w:cs="Times New Roman"/>
          <w:b/>
          <w:bCs/>
          <w:color w:val="5F497A" w:themeColor="accent4" w:themeShade="BF"/>
          <w:sz w:val="24"/>
          <w:szCs w:val="24"/>
        </w:rPr>
      </w:pPr>
      <w:r w:rsidRPr="0086606F">
        <w:rPr>
          <w:rFonts w:ascii="Times New Roman" w:eastAsia="KaiTi" w:hAnsi="Times New Roman" w:cs="Times New Roman" w:hint="eastAsia"/>
          <w:b/>
          <w:bCs/>
          <w:color w:val="5F497A" w:themeColor="accent4" w:themeShade="BF"/>
          <w:sz w:val="24"/>
          <w:szCs w:val="24"/>
        </w:rPr>
        <w:t>3.2.</w:t>
      </w:r>
      <w:r w:rsidR="008E595E" w:rsidRPr="0086606F">
        <w:rPr>
          <w:rFonts w:ascii="Times New Roman" w:eastAsia="KaiTi" w:hAnsi="Times New Roman" w:cs="Times New Roman" w:hint="eastAsia"/>
          <w:b/>
          <w:bCs/>
          <w:color w:val="5F497A" w:themeColor="accent4" w:themeShade="BF"/>
          <w:sz w:val="24"/>
          <w:szCs w:val="24"/>
        </w:rPr>
        <w:t>2</w:t>
      </w:r>
      <w:r w:rsidRPr="0086606F">
        <w:rPr>
          <w:rFonts w:ascii="Times New Roman" w:eastAsia="KaiTi" w:hAnsi="Times New Roman" w:cs="Times New Roman" w:hint="eastAsia"/>
          <w:b/>
          <w:bCs/>
          <w:color w:val="5F497A" w:themeColor="accent4" w:themeShade="BF"/>
          <w:sz w:val="24"/>
          <w:szCs w:val="24"/>
        </w:rPr>
        <w:t xml:space="preserve"> </w:t>
      </w:r>
      <w:r w:rsidR="00411BAC" w:rsidRPr="0086606F">
        <w:rPr>
          <w:rFonts w:ascii="Times New Roman" w:eastAsia="KaiTi" w:hAnsi="Times New Roman" w:cs="Times New Roman" w:hint="eastAsia"/>
          <w:b/>
          <w:bCs/>
          <w:color w:val="5F497A" w:themeColor="accent4" w:themeShade="BF"/>
          <w:sz w:val="24"/>
          <w:szCs w:val="24"/>
        </w:rPr>
        <w:t>高分辨率病毒单倍型基因组重建与数据库构建</w:t>
      </w:r>
      <w:r w:rsidR="00071065" w:rsidRPr="0086606F">
        <w:rPr>
          <w:rFonts w:ascii="Times New Roman" w:eastAsia="KaiTi" w:hAnsi="Times New Roman" w:cs="Times New Roman" w:hint="eastAsia"/>
          <w:b/>
          <w:bCs/>
          <w:color w:val="5F497A" w:themeColor="accent4" w:themeShade="BF"/>
          <w:sz w:val="24"/>
          <w:szCs w:val="24"/>
        </w:rPr>
        <w:t>：</w:t>
      </w:r>
      <w:r w:rsidR="00CA0B27" w:rsidRPr="0086606F">
        <w:rPr>
          <w:rFonts w:ascii="Times New Roman" w:eastAsia="KaiTi" w:hAnsi="Times New Roman" w:cs="Times New Roman" w:hint="eastAsia"/>
          <w:color w:val="5F497A" w:themeColor="accent4" w:themeShade="BF"/>
          <w:sz w:val="24"/>
          <w:szCs w:val="24"/>
          <w:u w:val="single"/>
        </w:rPr>
        <w:t>旨在</w:t>
      </w:r>
      <w:r w:rsidR="00880FEC" w:rsidRPr="0086606F">
        <w:rPr>
          <w:rFonts w:ascii="Times New Roman" w:eastAsia="KaiTi" w:hAnsi="Times New Roman" w:cs="Times New Roman" w:hint="eastAsia"/>
          <w:color w:val="5F497A" w:themeColor="accent4" w:themeShade="BF"/>
          <w:sz w:val="24"/>
          <w:szCs w:val="24"/>
          <w:u w:val="single"/>
        </w:rPr>
        <w:t>从原始的宏基因组数据中，无偏见地重建构成</w:t>
      </w:r>
      <w:r w:rsidR="00EE7FCE" w:rsidRPr="0086606F">
        <w:rPr>
          <w:rFonts w:ascii="Times New Roman" w:eastAsia="KaiTi" w:hAnsi="Times New Roman" w:cs="Times New Roman" w:hint="eastAsia"/>
          <w:color w:val="5F497A" w:themeColor="accent4" w:themeShade="BF"/>
          <w:sz w:val="24"/>
          <w:szCs w:val="24"/>
          <w:u w:val="single"/>
        </w:rPr>
        <w:t>宿主内</w:t>
      </w:r>
      <w:r w:rsidR="00EE7FCE" w:rsidRPr="0086606F">
        <w:rPr>
          <w:rFonts w:ascii="Times New Roman" w:eastAsia="KaiTi" w:hAnsi="Times New Roman" w:cs="Times New Roman"/>
          <w:color w:val="5F497A" w:themeColor="accent4" w:themeShade="BF"/>
          <w:sz w:val="24"/>
          <w:szCs w:val="24"/>
          <w:u w:val="single"/>
        </w:rPr>
        <w:t xml:space="preserve"> HPV </w:t>
      </w:r>
      <w:r w:rsidR="00880FEC" w:rsidRPr="0086606F">
        <w:rPr>
          <w:rFonts w:ascii="Times New Roman" w:eastAsia="KaiTi" w:hAnsi="Times New Roman" w:cs="Times New Roman" w:hint="eastAsia"/>
          <w:color w:val="5F497A" w:themeColor="accent4" w:themeShade="BF"/>
          <w:sz w:val="24"/>
          <w:szCs w:val="24"/>
          <w:u w:val="single"/>
        </w:rPr>
        <w:t>病毒准种的各个单倍型，为后续所有进化分析提供高质量的数据基础</w:t>
      </w:r>
      <w:r w:rsidR="0010454E" w:rsidRPr="0086606F">
        <w:rPr>
          <w:rFonts w:ascii="Times New Roman" w:eastAsia="KaiTi" w:hAnsi="Times New Roman" w:cs="Times New Roman" w:hint="eastAsia"/>
          <w:color w:val="5F497A" w:themeColor="accent4" w:themeShade="BF"/>
          <w:sz w:val="24"/>
          <w:szCs w:val="24"/>
          <w:u w:val="single"/>
        </w:rPr>
        <w:t>，并整合为数据库产出</w:t>
      </w:r>
      <w:r w:rsidR="00880FEC" w:rsidRPr="0086606F">
        <w:rPr>
          <w:rFonts w:ascii="Times New Roman" w:eastAsia="KaiTi" w:hAnsi="Times New Roman" w:cs="Times New Roman" w:hint="eastAsia"/>
          <w:color w:val="5F497A" w:themeColor="accent4" w:themeShade="BF"/>
          <w:sz w:val="24"/>
          <w:szCs w:val="24"/>
          <w:u w:val="single"/>
        </w:rPr>
        <w:t>。</w:t>
      </w:r>
    </w:p>
    <w:p w14:paraId="7132C4C6" w14:textId="1BE37B16" w:rsidR="009A1876" w:rsidRPr="009A1876" w:rsidRDefault="00411BAC" w:rsidP="000D108B">
      <w:pPr>
        <w:spacing w:after="8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tab/>
      </w:r>
      <w:r w:rsidR="009A1876" w:rsidRPr="008A10ED">
        <w:rPr>
          <w:rFonts w:ascii="Times New Roman" w:eastAsia="KaiTi" w:hAnsi="Times New Roman" w:cs="Times New Roman" w:hint="eastAsia"/>
          <w:b/>
          <w:bCs/>
          <w:color w:val="auto"/>
          <w:sz w:val="24"/>
          <w:szCs w:val="24"/>
        </w:rPr>
        <w:t>数据预处理与病毒序列富集：</w:t>
      </w:r>
      <w:r w:rsidR="009A1876" w:rsidRPr="009A1876">
        <w:rPr>
          <w:rFonts w:ascii="Times New Roman" w:eastAsia="KaiTi" w:hAnsi="Times New Roman" w:cs="Times New Roman" w:hint="eastAsia"/>
          <w:color w:val="auto"/>
          <w:sz w:val="24"/>
          <w:szCs w:val="24"/>
        </w:rPr>
        <w:t>原始测序读段将使用</w:t>
      </w:r>
      <w:r w:rsidR="009A1876" w:rsidRPr="009A1876">
        <w:rPr>
          <w:rFonts w:ascii="Times New Roman" w:eastAsia="KaiTi" w:hAnsi="Times New Roman" w:cs="Times New Roman"/>
          <w:color w:val="auto"/>
          <w:sz w:val="24"/>
          <w:szCs w:val="24"/>
        </w:rPr>
        <w:t xml:space="preserve"> fastp</w:t>
      </w:r>
      <w:r w:rsidR="00E51DD3" w:rsidRPr="00E51DD3">
        <w:t xml:space="preserve"> </w:t>
      </w:r>
      <w:r w:rsidR="001972F1">
        <w:rPr>
          <w:rFonts w:ascii="Times New Roman" w:eastAsia="KaiTi" w:hAnsi="Times New Roman" w:cs="Times New Roman"/>
          <w:color w:val="auto"/>
          <w:sz w:val="24"/>
          <w:szCs w:val="24"/>
        </w:rPr>
        <w:fldChar w:fldCharType="begin"/>
      </w:r>
      <w:r w:rsidR="001972F1">
        <w:rPr>
          <w:rFonts w:ascii="Times New Roman" w:eastAsia="KaiTi" w:hAnsi="Times New Roman" w:cs="Times New Roman"/>
          <w:color w:val="auto"/>
          <w:sz w:val="24"/>
          <w:szCs w:val="24"/>
        </w:rPr>
        <w:instrText xml:space="preserve"> ADDIN EN.CITE &lt;EndNote&gt;&lt;Cite&gt;&lt;Author&gt;Chen&lt;/Author&gt;&lt;Year&gt;2018&lt;/Year&gt;&lt;RecNum&gt;155&lt;/RecNum&gt;&lt;DisplayText&gt;&lt;style face="superscript"&gt;[2]&lt;/style&gt;&lt;/DisplayText&gt;&lt;record&gt;&lt;rec-number&gt;155&lt;/rec-number&gt;&lt;foreign-keys&gt;&lt;key app="EN" db-id="0wvdsrxzkvxtwhe2ed7v2zdztwfx02sxr5zp" timestamp="1755664199"&gt;155&lt;/key&gt;&lt;/foreign-keys&gt;&lt;ref-type name="Journal Article"&gt;17&lt;/ref-type&gt;&lt;contributors&gt;&lt;authors&gt;&lt;author&gt;Chen, S.&lt;/author&gt;&lt;author&gt;Zhou, Y.&lt;/author&gt;&lt;author&gt;Chen, Y.&lt;/author&gt;&lt;author&gt;Gu, J.&lt;/author&gt;&lt;/authors&gt;&lt;/contributors&gt;&lt;auth-address&gt;Department of Bioinformatics, HaploX Biotechnology, Shenzhen, China.&amp;#xD;Shenzhen Institutes of Advanced Technology, Chinese Academy of Sciences, Shenzhen, China.&lt;/auth-address&gt;&lt;titles&gt;&lt;title&gt;fastp: an ultra-fast all-in-one FASTQ preprocessor&lt;/title&gt;&lt;secondary-title&gt;Bioinformatics&lt;/secondary-title&gt;&lt;/titles&gt;&lt;periodical&gt;&lt;full-title&gt;Bioinformatics&lt;/full-title&gt;&lt;abbr-1&gt;Bioinformatics&lt;/abbr-1&gt;&lt;/periodical&gt;&lt;pages&gt;i884-i890&lt;/pages&gt;&lt;volume&gt;34&lt;/volume&gt;&lt;number&gt;17&lt;/number&gt;&lt;keywords&gt;&lt;keyword&gt;Humans&lt;/keyword&gt;&lt;keyword&gt;Programming Languages&lt;/keyword&gt;&lt;keyword&gt;*Quality Control&lt;/keyword&gt;&lt;/keywords&gt;&lt;dates&gt;&lt;year&gt;2018&lt;/year&gt;&lt;pub-dates&gt;&lt;date&gt;Sep 1&lt;/date&gt;&lt;/pub-dates&gt;&lt;/dates&gt;&lt;isbn&gt;1367-4811 (Electronic)&amp;#xD;1367-4803 (Print)&amp;#xD;1367-4803 (Linking)&lt;/isbn&gt;&lt;accession-num&gt;30423086&lt;/accession-num&gt;&lt;urls&gt;&lt;related-urls&gt;&lt;url&gt;https://www.ncbi.nlm.nih.gov/pubmed/30423086&lt;/url&gt;&lt;/related-urls&gt;&lt;/urls&gt;&lt;custom2&gt;PMC6129281&lt;/custom2&gt;&lt;electronic-resource-num&gt;10.1093/bioinformatics/bty560&lt;/electronic-resource-num&gt;&lt;remote-database-name&gt;Medline&lt;/remote-database-name&gt;&lt;remote-database-provider&gt;NLM&lt;/remote-database-provider&gt;&lt;/record&gt;&lt;/Cite&gt;&lt;/EndNote&gt;</w:instrText>
      </w:r>
      <w:r w:rsidR="001972F1">
        <w:rPr>
          <w:rFonts w:ascii="Times New Roman" w:eastAsia="KaiTi" w:hAnsi="Times New Roman" w:cs="Times New Roman"/>
          <w:color w:val="auto"/>
          <w:sz w:val="24"/>
          <w:szCs w:val="24"/>
        </w:rPr>
        <w:fldChar w:fldCharType="separate"/>
      </w:r>
      <w:r w:rsidR="001972F1" w:rsidRPr="001972F1">
        <w:rPr>
          <w:rFonts w:ascii="Times New Roman" w:eastAsia="KaiTi" w:hAnsi="Times New Roman" w:cs="Times New Roman"/>
          <w:noProof/>
          <w:color w:val="auto"/>
          <w:sz w:val="24"/>
          <w:szCs w:val="24"/>
          <w:vertAlign w:val="superscript"/>
        </w:rPr>
        <w:t>[2]</w:t>
      </w:r>
      <w:r w:rsidR="001972F1">
        <w:rPr>
          <w:rFonts w:ascii="Times New Roman" w:eastAsia="KaiTi" w:hAnsi="Times New Roman" w:cs="Times New Roman"/>
          <w:color w:val="auto"/>
          <w:sz w:val="24"/>
          <w:szCs w:val="24"/>
        </w:rPr>
        <w:fldChar w:fldCharType="end"/>
      </w:r>
      <w:r w:rsidR="009A1876" w:rsidRPr="009A1876">
        <w:rPr>
          <w:rFonts w:ascii="Times New Roman" w:eastAsia="KaiTi" w:hAnsi="Times New Roman" w:cs="Times New Roman"/>
          <w:color w:val="auto"/>
          <w:sz w:val="24"/>
          <w:szCs w:val="24"/>
        </w:rPr>
        <w:t xml:space="preserve"> </w:t>
      </w:r>
      <w:r w:rsidR="009A1876" w:rsidRPr="009A1876">
        <w:rPr>
          <w:rFonts w:ascii="Times New Roman" w:eastAsia="KaiTi" w:hAnsi="Times New Roman" w:cs="Times New Roman" w:hint="eastAsia"/>
          <w:color w:val="auto"/>
          <w:sz w:val="24"/>
          <w:szCs w:val="24"/>
        </w:rPr>
        <w:t>进行全面的质量控制，包括去除接头序列、过滤低质量碱基（</w:t>
      </w:r>
      <w:r w:rsidR="009A1876" w:rsidRPr="009A1876">
        <w:rPr>
          <w:rFonts w:ascii="Times New Roman" w:eastAsia="KaiTi" w:hAnsi="Times New Roman" w:cs="Times New Roman"/>
          <w:color w:val="auto"/>
          <w:sz w:val="24"/>
          <w:szCs w:val="24"/>
        </w:rPr>
        <w:t>Phred score &lt; 30</w:t>
      </w:r>
      <w:r w:rsidR="009A1876" w:rsidRPr="009A1876">
        <w:rPr>
          <w:rFonts w:ascii="Times New Roman" w:eastAsia="KaiTi" w:hAnsi="Times New Roman" w:cs="Times New Roman" w:hint="eastAsia"/>
          <w:color w:val="auto"/>
          <w:sz w:val="24"/>
          <w:szCs w:val="24"/>
        </w:rPr>
        <w:t>）以及筛选长度过短的读段</w:t>
      </w:r>
      <w:r w:rsidR="0050153A">
        <w:rPr>
          <w:rFonts w:ascii="Times New Roman" w:eastAsia="KaiTi" w:hAnsi="Times New Roman" w:cs="Times New Roman"/>
          <w:color w:val="auto"/>
          <w:sz w:val="24"/>
          <w:szCs w:val="24"/>
        </w:rPr>
        <w:t>。</w:t>
      </w:r>
      <w:r w:rsidR="009A1876" w:rsidRPr="009A1876">
        <w:rPr>
          <w:rFonts w:ascii="Times New Roman" w:eastAsia="KaiTi" w:hAnsi="Times New Roman" w:cs="Times New Roman" w:hint="eastAsia"/>
          <w:color w:val="auto"/>
          <w:sz w:val="24"/>
          <w:szCs w:val="24"/>
        </w:rPr>
        <w:t>为了最大化富集病毒序列，将采用</w:t>
      </w:r>
      <w:r w:rsidR="009A1876" w:rsidRPr="009A1876">
        <w:rPr>
          <w:rFonts w:ascii="Times New Roman" w:eastAsia="KaiTi" w:hAnsi="Times New Roman" w:cs="Times New Roman"/>
          <w:color w:val="auto"/>
          <w:sz w:val="24"/>
          <w:szCs w:val="24"/>
        </w:rPr>
        <w:t xml:space="preserve"> Bowtie2</w:t>
      </w:r>
      <w:r w:rsidR="00B457D3" w:rsidRPr="00B457D3">
        <w:t xml:space="preserve"> </w:t>
      </w:r>
      <w:r w:rsidR="001972F1">
        <w:rPr>
          <w:rFonts w:ascii="Times New Roman" w:eastAsia="KaiTi" w:hAnsi="Times New Roman" w:cs="Times New Roman"/>
          <w:color w:val="auto"/>
          <w:sz w:val="24"/>
          <w:szCs w:val="24"/>
        </w:rPr>
        <w:fldChar w:fldCharType="begin"/>
      </w:r>
      <w:r w:rsidR="001972F1">
        <w:rPr>
          <w:rFonts w:ascii="Times New Roman" w:eastAsia="KaiTi" w:hAnsi="Times New Roman" w:cs="Times New Roman"/>
          <w:color w:val="auto"/>
          <w:sz w:val="24"/>
          <w:szCs w:val="24"/>
        </w:rPr>
        <w:instrText xml:space="preserve"> ADDIN EN.CITE &lt;EndNote&gt;&lt;Cite&gt;&lt;Author&gt;Langmead&lt;/Author&gt;&lt;Year&gt;2012&lt;/Year&gt;&lt;RecNum&gt;156&lt;/RecNum&gt;&lt;DisplayText&gt;&lt;style face="superscript"&gt;[3]&lt;/style&gt;&lt;/DisplayText&gt;&lt;record&gt;&lt;rec-number&gt;156&lt;/rec-number&gt;&lt;foreign-keys&gt;&lt;key app="EN" db-id="0wvdsrxzkvxtwhe2ed7v2zdztwfx02sxr5zp" timestamp="1755664256"&gt;156&lt;/key&gt;&lt;/foreign-keys&gt;&lt;ref-type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r>
      <w:r w:rsidR="001972F1">
        <w:rPr>
          <w:rFonts w:ascii="Times New Roman" w:eastAsia="KaiTi" w:hAnsi="Times New Roman" w:cs="Times New Roman"/>
          <w:color w:val="auto"/>
          <w:sz w:val="24"/>
          <w:szCs w:val="24"/>
        </w:rPr>
        <w:fldChar w:fldCharType="separate"/>
      </w:r>
      <w:r w:rsidR="001972F1" w:rsidRPr="001972F1">
        <w:rPr>
          <w:rFonts w:ascii="Times New Roman" w:eastAsia="KaiTi" w:hAnsi="Times New Roman" w:cs="Times New Roman"/>
          <w:noProof/>
          <w:color w:val="auto"/>
          <w:sz w:val="24"/>
          <w:szCs w:val="24"/>
          <w:vertAlign w:val="superscript"/>
        </w:rPr>
        <w:t>[3]</w:t>
      </w:r>
      <w:r w:rsidR="001972F1">
        <w:rPr>
          <w:rFonts w:ascii="Times New Roman" w:eastAsia="KaiTi" w:hAnsi="Times New Roman" w:cs="Times New Roman"/>
          <w:color w:val="auto"/>
          <w:sz w:val="24"/>
          <w:szCs w:val="24"/>
        </w:rPr>
        <w:fldChar w:fldCharType="end"/>
      </w:r>
      <w:r w:rsidR="009A1876" w:rsidRPr="009A1876">
        <w:rPr>
          <w:rFonts w:ascii="Times New Roman" w:eastAsia="KaiTi" w:hAnsi="Times New Roman" w:cs="Times New Roman" w:hint="eastAsia"/>
          <w:color w:val="auto"/>
          <w:sz w:val="24"/>
          <w:szCs w:val="24"/>
        </w:rPr>
        <w:t>，以高敏模式将读段与人类参考基因组（</w:t>
      </w:r>
      <w:r w:rsidR="009A1876" w:rsidRPr="009A1876">
        <w:rPr>
          <w:rFonts w:ascii="Times New Roman" w:eastAsia="KaiTi" w:hAnsi="Times New Roman" w:cs="Times New Roman"/>
          <w:color w:val="auto"/>
          <w:sz w:val="24"/>
          <w:szCs w:val="24"/>
        </w:rPr>
        <w:t>GRCh38</w:t>
      </w:r>
      <w:r w:rsidR="009A1876" w:rsidRPr="009A1876">
        <w:rPr>
          <w:rFonts w:ascii="Times New Roman" w:eastAsia="KaiTi" w:hAnsi="Times New Roman" w:cs="Times New Roman" w:hint="eastAsia"/>
          <w:color w:val="auto"/>
          <w:sz w:val="24"/>
          <w:szCs w:val="24"/>
        </w:rPr>
        <w:t>）</w:t>
      </w:r>
      <w:r w:rsidR="001972F1">
        <w:rPr>
          <w:rFonts w:ascii="Times New Roman" w:eastAsia="KaiTi" w:hAnsi="Times New Roman" w:cs="Times New Roman"/>
          <w:color w:val="auto"/>
          <w:sz w:val="24"/>
          <w:szCs w:val="24"/>
        </w:rPr>
        <w:fldChar w:fldCharType="begin">
          <w:fldData xml:space="preserve">PEVuZE5vdGU+PENpdGU+PEF1dGhvcj5TY2huZWlkZXI8L0F1dGhvcj48WWVhcj4yMDE3PC9ZZWFy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</w:fldData>
        </w:fldChar>
      </w:r>
      <w:r w:rsidR="001972F1">
        <w:rPr>
          <w:rFonts w:ascii="Times New Roman" w:eastAsia="KaiTi" w:hAnsi="Times New Roman" w:cs="Times New Roman"/>
          <w:color w:val="auto"/>
          <w:sz w:val="24"/>
          <w:szCs w:val="24"/>
        </w:rPr>
        <w:instrText xml:space="preserve"> ADDIN EN.CITE </w:instrText>
      </w:r>
      <w:r w:rsidR="001972F1">
        <w:rPr>
          <w:rFonts w:ascii="Times New Roman" w:eastAsia="KaiTi" w:hAnsi="Times New Roman" w:cs="Times New Roman"/>
          <w:color w:val="auto"/>
          <w:sz w:val="24"/>
          <w:szCs w:val="24"/>
        </w:rPr>
        <w:fldChar w:fldCharType="begin">
          <w:fldData xml:space="preserve">PEVuZE5vdGU+PENpdGU+PEF1dGhvcj5TY2huZWlkZXI8L0F1dGhvcj48WWVhcj4yMDE3PC9ZZWFy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</w:fldData>
        </w:fldChar>
      </w:r>
      <w:r w:rsidR="001972F1">
        <w:rPr>
          <w:rFonts w:ascii="Times New Roman" w:eastAsia="KaiTi" w:hAnsi="Times New Roman" w:cs="Times New Roman"/>
          <w:color w:val="auto"/>
          <w:sz w:val="24"/>
          <w:szCs w:val="24"/>
        </w:rPr>
        <w:instrText xml:space="preserve"> ADDIN EN.CITE.DATA </w:instrText>
      </w:r>
      <w:r w:rsidR="001972F1">
        <w:rPr>
          <w:rFonts w:ascii="Times New Roman" w:eastAsia="KaiTi" w:hAnsi="Times New Roman" w:cs="Times New Roman"/>
          <w:color w:val="auto"/>
          <w:sz w:val="24"/>
          <w:szCs w:val="24"/>
        </w:rPr>
      </w:r>
      <w:r w:rsidR="001972F1">
        <w:rPr>
          <w:rFonts w:ascii="Times New Roman" w:eastAsia="KaiTi" w:hAnsi="Times New Roman" w:cs="Times New Roman"/>
          <w:color w:val="auto"/>
          <w:sz w:val="24"/>
          <w:szCs w:val="24"/>
        </w:rPr>
        <w:fldChar w:fldCharType="end"/>
      </w:r>
      <w:r w:rsidR="001972F1">
        <w:rPr>
          <w:rFonts w:ascii="Times New Roman" w:eastAsia="KaiTi" w:hAnsi="Times New Roman" w:cs="Times New Roman"/>
          <w:color w:val="auto"/>
          <w:sz w:val="24"/>
          <w:szCs w:val="24"/>
        </w:rPr>
      </w:r>
      <w:r w:rsidR="001972F1">
        <w:rPr>
          <w:rFonts w:ascii="Times New Roman" w:eastAsia="KaiTi" w:hAnsi="Times New Roman" w:cs="Times New Roman"/>
          <w:color w:val="auto"/>
          <w:sz w:val="24"/>
          <w:szCs w:val="24"/>
        </w:rPr>
        <w:fldChar w:fldCharType="separate"/>
      </w:r>
      <w:r w:rsidR="001972F1" w:rsidRPr="001972F1">
        <w:rPr>
          <w:rFonts w:ascii="Times New Roman" w:eastAsia="KaiTi" w:hAnsi="Times New Roman" w:cs="Times New Roman"/>
          <w:noProof/>
          <w:color w:val="auto"/>
          <w:sz w:val="24"/>
          <w:szCs w:val="24"/>
          <w:vertAlign w:val="superscript"/>
        </w:rPr>
        <w:t>[4]</w:t>
      </w:r>
      <w:r w:rsidR="001972F1">
        <w:rPr>
          <w:rFonts w:ascii="Times New Roman" w:eastAsia="KaiTi" w:hAnsi="Times New Roman" w:cs="Times New Roman"/>
          <w:color w:val="auto"/>
          <w:sz w:val="24"/>
          <w:szCs w:val="24"/>
        </w:rPr>
        <w:fldChar w:fldCharType="end"/>
      </w:r>
      <w:r w:rsidR="009A1876" w:rsidRPr="009A1876">
        <w:rPr>
          <w:rFonts w:ascii="Times New Roman" w:eastAsia="KaiTi" w:hAnsi="Times New Roman" w:cs="Times New Roman" w:hint="eastAsia"/>
          <w:color w:val="auto"/>
          <w:sz w:val="24"/>
          <w:szCs w:val="24"/>
        </w:rPr>
        <w:t>进行比对，去除宿主来源的</w:t>
      </w:r>
      <w:r w:rsidR="009A1876" w:rsidRPr="009A1876">
        <w:rPr>
          <w:rFonts w:ascii="Times New Roman" w:eastAsia="KaiTi" w:hAnsi="Times New Roman" w:cs="Times New Roman"/>
          <w:color w:val="auto"/>
          <w:sz w:val="24"/>
          <w:szCs w:val="24"/>
        </w:rPr>
        <w:t xml:space="preserve"> DNA </w:t>
      </w:r>
      <w:r w:rsidR="009A1876" w:rsidRPr="009A1876">
        <w:rPr>
          <w:rFonts w:ascii="Times New Roman" w:eastAsia="KaiTi" w:hAnsi="Times New Roman" w:cs="Times New Roman" w:hint="eastAsia"/>
          <w:color w:val="auto"/>
          <w:sz w:val="24"/>
          <w:szCs w:val="24"/>
        </w:rPr>
        <w:t>污染。</w:t>
      </w:r>
    </w:p>
    <w:p w14:paraId="53C88C6C" w14:textId="428CFEC2" w:rsidR="009A1876" w:rsidRPr="009A1876" w:rsidRDefault="009A1876" w:rsidP="000D108B">
      <w:pPr>
        <w:spacing w:after="80" w:line="440" w:lineRule="exact"/>
        <w:ind w:firstLine="420"/>
        <w:rPr>
          <w:rFonts w:ascii="Times New Roman" w:eastAsia="KaiTi" w:hAnsi="Times New Roman" w:cs="Times New Roman"/>
          <w:color w:val="auto"/>
          <w:sz w:val="24"/>
          <w:szCs w:val="24"/>
        </w:rPr>
      </w:pPr>
      <w:r w:rsidRPr="008A10ED">
        <w:rPr>
          <w:rFonts w:ascii="Times New Roman" w:eastAsia="KaiTi" w:hAnsi="Times New Roman" w:cs="Times New Roman"/>
          <w:b/>
          <w:bCs/>
          <w:color w:val="auto"/>
          <w:sz w:val="24"/>
          <w:szCs w:val="24"/>
        </w:rPr>
        <w:t xml:space="preserve">De novo </w:t>
      </w:r>
      <w:r w:rsidRPr="008A10ED">
        <w:rPr>
          <w:rFonts w:ascii="Times New Roman" w:eastAsia="KaiTi" w:hAnsi="Times New Roman" w:cs="Times New Roman" w:hint="eastAsia"/>
          <w:b/>
          <w:bCs/>
          <w:color w:val="auto"/>
          <w:sz w:val="24"/>
          <w:szCs w:val="24"/>
        </w:rPr>
        <w:t>组装与患者特异性参考基因组的构建</w:t>
      </w:r>
      <w:r w:rsidR="003E295F" w:rsidRPr="008A10ED">
        <w:rPr>
          <w:rFonts w:ascii="Times New Roman" w:eastAsia="KaiTi" w:hAnsi="Times New Roman" w:cs="Times New Roman" w:hint="eastAsia"/>
          <w:b/>
          <w:bCs/>
          <w:color w:val="auto"/>
          <w:sz w:val="24"/>
          <w:szCs w:val="24"/>
        </w:rPr>
        <w:t>：</w:t>
      </w:r>
      <w:r w:rsidRPr="009A1876">
        <w:rPr>
          <w:rFonts w:ascii="Times New Roman" w:eastAsia="KaiTi" w:hAnsi="Times New Roman" w:cs="Times New Roman" w:hint="eastAsia"/>
          <w:color w:val="auto"/>
          <w:sz w:val="24"/>
          <w:szCs w:val="24"/>
        </w:rPr>
        <w:t>为规避因公共数据库中低危</w:t>
      </w:r>
      <w:r w:rsidRPr="009A1876">
        <w:rPr>
          <w:rFonts w:ascii="Times New Roman" w:eastAsia="KaiTi" w:hAnsi="Times New Roman" w:cs="Times New Roman"/>
          <w:color w:val="auto"/>
          <w:sz w:val="24"/>
          <w:szCs w:val="24"/>
        </w:rPr>
        <w:t xml:space="preserve"> HPV </w:t>
      </w:r>
      <w:r w:rsidRPr="009A1876">
        <w:rPr>
          <w:rFonts w:ascii="Times New Roman" w:eastAsia="KaiTi" w:hAnsi="Times New Roman" w:cs="Times New Roman" w:hint="eastAsia"/>
          <w:color w:val="auto"/>
          <w:sz w:val="24"/>
          <w:szCs w:val="24"/>
        </w:rPr>
        <w:t>完整基因组严重缺失而导致的参考偏倚问题，</w:t>
      </w:r>
      <w:r w:rsidR="008A10ED">
        <w:rPr>
          <w:rFonts w:ascii="Times New Roman" w:eastAsia="KaiTi" w:hAnsi="Times New Roman" w:cs="Times New Roman" w:hint="eastAsia"/>
          <w:color w:val="auto"/>
          <w:sz w:val="24"/>
          <w:szCs w:val="24"/>
        </w:rPr>
        <w:t>计划</w:t>
      </w:r>
      <w:r w:rsidRPr="009A1876">
        <w:rPr>
          <w:rFonts w:ascii="Times New Roman" w:eastAsia="KaiTi" w:hAnsi="Times New Roman" w:cs="Times New Roman" w:hint="eastAsia"/>
          <w:color w:val="auto"/>
          <w:sz w:val="24"/>
          <w:szCs w:val="24"/>
        </w:rPr>
        <w:t>为每位患者构建定制化的参考基因组。经预处理后的非宿主读段将利用</w:t>
      </w:r>
      <w:r w:rsidRPr="009A1876">
        <w:rPr>
          <w:rFonts w:ascii="Times New Roman" w:eastAsia="KaiTi" w:hAnsi="Times New Roman" w:cs="Times New Roman"/>
          <w:color w:val="auto"/>
          <w:sz w:val="24"/>
          <w:szCs w:val="24"/>
        </w:rPr>
        <w:t xml:space="preserve"> metaSPAdes</w:t>
      </w:r>
      <w:r w:rsidR="00B65F54" w:rsidRPr="00B65F54">
        <w:t xml:space="preserve"> </w:t>
      </w:r>
      <w:r w:rsidR="00AA1B8A">
        <w:rPr>
          <w:rFonts w:ascii="Times New Roman" w:eastAsia="KaiTi" w:hAnsi="Times New Roman" w:cs="Times New Roman"/>
          <w:color w:val="auto"/>
          <w:sz w:val="24"/>
          <w:szCs w:val="24"/>
        </w:rPr>
        <w:fldChar w:fldCharType="begin"/>
      </w:r>
      <w:r w:rsidR="00AA1B8A">
        <w:rPr>
          <w:rFonts w:ascii="Times New Roman" w:eastAsia="KaiTi" w:hAnsi="Times New Roman" w:cs="Times New Roman"/>
          <w:color w:val="auto"/>
          <w:sz w:val="24"/>
          <w:szCs w:val="24"/>
        </w:rPr>
        <w:instrText xml:space="preserve"> ADDIN EN.CITE &lt;EndNote&gt;&lt;Cite&gt;&lt;Author&gt;Nurk&lt;/Author&gt;&lt;Year&gt;2017&lt;/Year&gt;&lt;RecNum&gt;158&lt;/RecNum&gt;&lt;DisplayText&gt;&lt;style face="superscript"&gt;[5]&lt;/style&gt;&lt;/DisplayText&gt;&lt;record&gt;&lt;rec-number&gt;158&lt;/rec-number&gt;&lt;foreign-keys&gt;&lt;key app="EN" db-id="0wvdsrxzkvxtwhe2ed7v2zdztwfx02sxr5zp" timestamp="1755664343"&gt;158&lt;/key&gt;&lt;/foreign-keys&gt;&lt;ref-type name="Journal Article"&gt;17&lt;/ref-type&gt;&lt;contributors&gt;&lt;authors&gt;&lt;author&gt;Nurk, S.&lt;/author&gt;&lt;author&gt;Meleshko, D.&lt;/author&gt;&lt;author&gt;Korobeynikov, A.&lt;/author&gt;&lt;author&gt;Pevzner, P. A.&lt;/author&gt;&lt;/authors&gt;&lt;/contributors&gt;&lt;auth-address&gt;Center for Algorithmic Biotechnology, Institute for Translational Biomedicine, St. Petersburg State University, St. Petersburg, Russia 199004.&amp;#xD;Department of Statistical Modelling, St. Petersburg State University, St. Petersburg, Russia 198515.&amp;#xD;Department of Computer Science and Engineering, University of California, San Diego, California 92093-0404, USA.&lt;/auth-address&gt;&lt;titles&gt;&lt;title&gt;metaSPAdes: a new versatile metagenomic assembler&lt;/title&gt;&lt;secondary-title&gt;Genome Res&lt;/secondary-title&gt;&lt;/titles&gt;&lt;periodical&gt;&lt;full-title&gt;Genome Res&lt;/full-title&gt;&lt;/periodical&gt;&lt;pages&gt;824-834&lt;/pages&gt;&lt;volume&gt;27&lt;/volume&gt;&lt;number&gt;5&lt;/number&gt;&lt;edition&gt;20170315&lt;/edition&gt;&lt;keywords&gt;&lt;keyword&gt;Contig Mapping/*methods&lt;/keyword&gt;&lt;keyword&gt;Genome, Bacterial&lt;/keyword&gt;&lt;keyword&gt;Genomics/*methods&lt;/keyword&gt;&lt;keyword&gt;*Metagenome&lt;/keyword&gt;&lt;keyword&gt;Sequence Analysis, DNA/*methods&lt;/keyword&gt;&lt;keyword&gt;*Software&lt;/keyword&gt;&lt;/keywords&gt;&lt;dates&gt;&lt;year&gt;2017&lt;/year&gt;&lt;pub-dates&gt;&lt;date&gt;May&lt;/date&gt;&lt;/pub-dates&gt;&lt;/dates&gt;&lt;isbn&gt;1549-5469 (Electronic)&amp;#xD;1088-9051 (Print)&amp;#xD;1088-9051 (Linking)&lt;/isbn&gt;&lt;accession-num&gt;28298430&lt;/accession-num&gt;&lt;urls&gt;&lt;related-urls&gt;&lt;url&gt;https://www.ncbi.nlm.nih.gov/pubmed/28298430&lt;/url&gt;&lt;/related-urls&gt;&lt;/urls&gt;&lt;custom2&gt;PMC5411777&lt;/custom2&gt;&lt;electronic-resource-num&gt;10.1101/gr.213959.116&lt;/electronic-resource-num&gt;&lt;remote-database-name&gt;Medline&lt;/remote-database-name&gt;&lt;remote-database-provider&gt;NLM&lt;/remote-database-provider&gt;&lt;/record&gt;&lt;/Cite&gt;&lt;/EndNote&gt;</w:instrText>
      </w:r>
      <w:r w:rsidR="00AA1B8A">
        <w:rPr>
          <w:rFonts w:ascii="Times New Roman" w:eastAsia="KaiTi" w:hAnsi="Times New Roman" w:cs="Times New Roman"/>
          <w:color w:val="auto"/>
          <w:sz w:val="24"/>
          <w:szCs w:val="24"/>
        </w:rPr>
        <w:fldChar w:fldCharType="separate"/>
      </w:r>
      <w:r w:rsidR="00AA1B8A" w:rsidRPr="00AA1B8A">
        <w:rPr>
          <w:rFonts w:ascii="Times New Roman" w:eastAsia="KaiTi" w:hAnsi="Times New Roman" w:cs="Times New Roman"/>
          <w:noProof/>
          <w:color w:val="auto"/>
          <w:sz w:val="24"/>
          <w:szCs w:val="24"/>
          <w:vertAlign w:val="superscript"/>
        </w:rPr>
        <w:t>[5]</w:t>
      </w:r>
      <w:r w:rsidR="00AA1B8A">
        <w:rPr>
          <w:rFonts w:ascii="Times New Roman" w:eastAsia="KaiTi" w:hAnsi="Times New Roman" w:cs="Times New Roman"/>
          <w:color w:val="auto"/>
          <w:sz w:val="24"/>
          <w:szCs w:val="24"/>
        </w:rPr>
        <w:fldChar w:fldCharType="end"/>
      </w:r>
      <w:r w:rsidRPr="009A1876">
        <w:rPr>
          <w:rFonts w:ascii="Times New Roman" w:eastAsia="KaiTi" w:hAnsi="Times New Roman" w:cs="Times New Roman"/>
          <w:color w:val="auto"/>
          <w:sz w:val="24"/>
          <w:szCs w:val="24"/>
        </w:rPr>
        <w:t xml:space="preserve"> </w:t>
      </w:r>
      <w:r w:rsidRPr="009A1876">
        <w:rPr>
          <w:rFonts w:ascii="Times New Roman" w:eastAsia="KaiTi" w:hAnsi="Times New Roman" w:cs="Times New Roman" w:hint="eastAsia"/>
          <w:color w:val="auto"/>
          <w:sz w:val="24"/>
          <w:szCs w:val="24"/>
        </w:rPr>
        <w:t>与</w:t>
      </w:r>
      <w:r w:rsidRPr="009A1876">
        <w:rPr>
          <w:rFonts w:ascii="Times New Roman" w:eastAsia="KaiTi" w:hAnsi="Times New Roman" w:cs="Times New Roman"/>
          <w:color w:val="auto"/>
          <w:sz w:val="24"/>
          <w:szCs w:val="24"/>
        </w:rPr>
        <w:t xml:space="preserve"> </w:t>
      </w:r>
      <w:r w:rsidRPr="009A1876">
        <w:rPr>
          <w:rFonts w:ascii="Times New Roman" w:eastAsia="KaiTi" w:hAnsi="Times New Roman" w:cs="Times New Roman"/>
          <w:color w:val="auto"/>
          <w:sz w:val="24"/>
          <w:szCs w:val="24"/>
        </w:rPr>
        <w:lastRenderedPageBreak/>
        <w:t>MEGAHIT</w:t>
      </w:r>
      <w:r w:rsidR="00B65F54" w:rsidRPr="00B65F54">
        <w:t xml:space="preserve"> </w:t>
      </w:r>
      <w:r w:rsidR="00AA1B8A">
        <w:rPr>
          <w:rFonts w:ascii="Times New Roman" w:eastAsia="KaiTi" w:hAnsi="Times New Roman" w:cs="Times New Roman"/>
          <w:color w:val="auto"/>
          <w:sz w:val="24"/>
          <w:szCs w:val="24"/>
        </w:rPr>
        <w:fldChar w:fldCharType="begin">
          <w:fldData xml:space="preserve">PEVuZE5vdGU+PENpdGU+PEF1dGhvcj5MaTwvQXV0aG9yPjxZZWFyPjIwMTU8L1llYXI+PFJlY051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</w:fldData>
        </w:fldChar>
      </w:r>
      <w:r w:rsidR="00AA1B8A">
        <w:rPr>
          <w:rFonts w:ascii="Times New Roman" w:eastAsia="KaiTi" w:hAnsi="Times New Roman" w:cs="Times New Roman"/>
          <w:color w:val="auto"/>
          <w:sz w:val="24"/>
          <w:szCs w:val="24"/>
        </w:rPr>
        <w:instrText xml:space="preserve"> ADDIN EN.CITE </w:instrText>
      </w:r>
      <w:r w:rsidR="00AA1B8A">
        <w:rPr>
          <w:rFonts w:ascii="Times New Roman" w:eastAsia="KaiTi" w:hAnsi="Times New Roman" w:cs="Times New Roman"/>
          <w:color w:val="auto"/>
          <w:sz w:val="24"/>
          <w:szCs w:val="24"/>
        </w:rPr>
        <w:fldChar w:fldCharType="begin">
          <w:fldData xml:space="preserve">PEVuZE5vdGU+PENpdGU+PEF1dGhvcj5MaTwvQXV0aG9yPjxZZWFyPjIwMTU8L1llYXI+PFJlY051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</w:fldData>
        </w:fldChar>
      </w:r>
      <w:r w:rsidR="00AA1B8A">
        <w:rPr>
          <w:rFonts w:ascii="Times New Roman" w:eastAsia="KaiTi" w:hAnsi="Times New Roman" w:cs="Times New Roman"/>
          <w:color w:val="auto"/>
          <w:sz w:val="24"/>
          <w:szCs w:val="24"/>
        </w:rPr>
        <w:instrText xml:space="preserve"> ADDIN EN.CITE.DATA </w:instrText>
      </w:r>
      <w:r w:rsidR="00AA1B8A">
        <w:rPr>
          <w:rFonts w:ascii="Times New Roman" w:eastAsia="KaiTi" w:hAnsi="Times New Roman" w:cs="Times New Roman"/>
          <w:color w:val="auto"/>
          <w:sz w:val="24"/>
          <w:szCs w:val="24"/>
        </w:rPr>
      </w:r>
      <w:r w:rsidR="00AA1B8A">
        <w:rPr>
          <w:rFonts w:ascii="Times New Roman" w:eastAsia="KaiTi" w:hAnsi="Times New Roman" w:cs="Times New Roman"/>
          <w:color w:val="auto"/>
          <w:sz w:val="24"/>
          <w:szCs w:val="24"/>
        </w:rPr>
        <w:fldChar w:fldCharType="end"/>
      </w:r>
      <w:r w:rsidR="00AA1B8A">
        <w:rPr>
          <w:rFonts w:ascii="Times New Roman" w:eastAsia="KaiTi" w:hAnsi="Times New Roman" w:cs="Times New Roman"/>
          <w:color w:val="auto"/>
          <w:sz w:val="24"/>
          <w:szCs w:val="24"/>
        </w:rPr>
      </w:r>
      <w:r w:rsidR="00AA1B8A">
        <w:rPr>
          <w:rFonts w:ascii="Times New Roman" w:eastAsia="KaiTi" w:hAnsi="Times New Roman" w:cs="Times New Roman"/>
          <w:color w:val="auto"/>
          <w:sz w:val="24"/>
          <w:szCs w:val="24"/>
        </w:rPr>
        <w:fldChar w:fldCharType="separate"/>
      </w:r>
      <w:r w:rsidR="00AA1B8A" w:rsidRPr="00AA1B8A">
        <w:rPr>
          <w:rFonts w:ascii="Times New Roman" w:eastAsia="KaiTi" w:hAnsi="Times New Roman" w:cs="Times New Roman"/>
          <w:noProof/>
          <w:color w:val="auto"/>
          <w:sz w:val="24"/>
          <w:szCs w:val="24"/>
          <w:vertAlign w:val="superscript"/>
        </w:rPr>
        <w:t>[6]</w:t>
      </w:r>
      <w:r w:rsidR="00AA1B8A">
        <w:rPr>
          <w:rFonts w:ascii="Times New Roman" w:eastAsia="KaiTi" w:hAnsi="Times New Roman" w:cs="Times New Roman"/>
          <w:color w:val="auto"/>
          <w:sz w:val="24"/>
          <w:szCs w:val="24"/>
        </w:rPr>
        <w:fldChar w:fldCharType="end"/>
      </w:r>
      <w:r w:rsidRPr="009A1876">
        <w:rPr>
          <w:rFonts w:ascii="Times New Roman" w:eastAsia="KaiTi" w:hAnsi="Times New Roman" w:cs="Times New Roman"/>
          <w:color w:val="auto"/>
          <w:sz w:val="24"/>
          <w:szCs w:val="24"/>
        </w:rPr>
        <w:t xml:space="preserve"> </w:t>
      </w:r>
      <w:r w:rsidRPr="009A1876">
        <w:rPr>
          <w:rFonts w:ascii="Times New Roman" w:eastAsia="KaiTi" w:hAnsi="Times New Roman" w:cs="Times New Roman" w:hint="eastAsia"/>
          <w:color w:val="auto"/>
          <w:sz w:val="24"/>
          <w:szCs w:val="24"/>
        </w:rPr>
        <w:t>等多种组装工具构建高质量的重叠群</w:t>
      </w:r>
      <w:r w:rsidR="00461BBD">
        <w:rPr>
          <w:rFonts w:ascii="Times New Roman" w:eastAsia="KaiTi" w:hAnsi="Times New Roman" w:cs="Times New Roman" w:hint="eastAsia"/>
          <w:color w:val="auto"/>
          <w:sz w:val="24"/>
          <w:szCs w:val="24"/>
        </w:rPr>
        <w:t>（</w:t>
      </w:r>
      <w:r w:rsidR="00461BBD">
        <w:rPr>
          <w:rFonts w:ascii="Times New Roman" w:eastAsia="KaiTi" w:hAnsi="Times New Roman" w:cs="Times New Roman" w:hint="eastAsia"/>
          <w:color w:val="auto"/>
          <w:sz w:val="24"/>
          <w:szCs w:val="24"/>
        </w:rPr>
        <w:t>contigs</w:t>
      </w:r>
      <w:r w:rsidR="00461BBD">
        <w:rPr>
          <w:rFonts w:ascii="Times New Roman" w:eastAsia="KaiTi" w:hAnsi="Times New Roman" w:cs="Times New Roman" w:hint="eastAsia"/>
          <w:color w:val="auto"/>
          <w:sz w:val="24"/>
          <w:szCs w:val="24"/>
        </w:rPr>
        <w:t>）</w:t>
      </w:r>
      <w:r w:rsidRPr="009A1876">
        <w:rPr>
          <w:rFonts w:ascii="Times New Roman" w:eastAsia="KaiTi" w:hAnsi="Times New Roman" w:cs="Times New Roman" w:hint="eastAsia"/>
          <w:color w:val="auto"/>
          <w:sz w:val="24"/>
          <w:szCs w:val="24"/>
        </w:rPr>
        <w:t>。</w:t>
      </w:r>
      <w:r w:rsidR="000D7D3C">
        <w:rPr>
          <w:rFonts w:ascii="Times New Roman" w:eastAsia="KaiTi" w:hAnsi="Times New Roman" w:cs="Times New Roman" w:hint="eastAsia"/>
          <w:color w:val="auto"/>
          <w:sz w:val="24"/>
          <w:szCs w:val="24"/>
        </w:rPr>
        <w:t>随后</w:t>
      </w:r>
      <w:r w:rsidRPr="009A1876">
        <w:rPr>
          <w:rFonts w:ascii="Times New Roman" w:eastAsia="KaiTi" w:hAnsi="Times New Roman" w:cs="Times New Roman" w:hint="eastAsia"/>
          <w:color w:val="auto"/>
          <w:sz w:val="24"/>
          <w:szCs w:val="24"/>
        </w:rPr>
        <w:t>通过</w:t>
      </w:r>
      <w:r w:rsidR="000D7D3C">
        <w:rPr>
          <w:rFonts w:ascii="Times New Roman" w:eastAsia="KaiTi" w:hAnsi="Times New Roman" w:cs="Times New Roman" w:hint="eastAsia"/>
          <w:color w:val="auto"/>
          <w:sz w:val="24"/>
          <w:szCs w:val="24"/>
        </w:rPr>
        <w:t xml:space="preserve"> </w:t>
      </w:r>
      <w:r w:rsidRPr="009A1876">
        <w:rPr>
          <w:rFonts w:ascii="Times New Roman" w:eastAsia="KaiTi" w:hAnsi="Times New Roman" w:cs="Times New Roman"/>
          <w:color w:val="auto"/>
          <w:sz w:val="24"/>
          <w:szCs w:val="24"/>
        </w:rPr>
        <w:t>metaQUAST</w:t>
      </w:r>
      <w:r w:rsidR="00AF5B58" w:rsidRPr="00AF5B58">
        <w:t xml:space="preserve"> </w:t>
      </w:r>
      <w:r w:rsidR="00AF5B58">
        <w:rPr>
          <w:rFonts w:ascii="Times New Roman" w:eastAsia="KaiTi" w:hAnsi="Times New Roman" w:cs="Times New Roman"/>
          <w:color w:val="auto"/>
          <w:sz w:val="24"/>
          <w:szCs w:val="24"/>
        </w:rPr>
        <w:fldChar w:fldCharType="begin"/>
      </w:r>
      <w:r w:rsidR="00AF5B58">
        <w:rPr>
          <w:rFonts w:ascii="Times New Roman" w:eastAsia="KaiTi" w:hAnsi="Times New Roman" w:cs="Times New Roman"/>
          <w:color w:val="auto"/>
          <w:sz w:val="24"/>
          <w:szCs w:val="24"/>
        </w:rPr>
        <w:instrText xml:space="preserve"> ADDIN EN.CITE &lt;EndNote&gt;&lt;Cite&gt;&lt;Author&gt;Mikheenko&lt;/Author&gt;&lt;Year&gt;2016&lt;/Year&gt;&lt;RecNum&gt;162&lt;/RecNum&gt;&lt;DisplayText&gt;&lt;style face="superscript"&gt;[7]&lt;/style&gt;&lt;/DisplayText&gt;&lt;record&gt;&lt;rec-number&gt;162&lt;/rec-number&gt;&lt;foreign-keys&gt;&lt;key app="EN" db-id="0wvdsrxzkvxtwhe2ed7v2zdztwfx02sxr5zp" timestamp="1755664836"&gt;162&lt;/key&gt;&lt;/foreign-keys&gt;&lt;ref-type name="Journal Article"&gt;17&lt;/ref-type&gt;&lt;contributors&gt;&lt;authors&gt;&lt;author&gt;Mikheenko, A.&lt;/author&gt;&lt;author&gt;Saveliev, V.&lt;/author&gt;&lt;author&gt;Gurevich, A.&lt;/author&gt;&lt;/authors&gt;&lt;/contributors&gt;&lt;auth-address&gt;Center for Algorithmic Biotechnology, Institute of Translational Biomedicine, St. Petersburg State University, St. Petersburg 199034, Russia.&lt;/auth-address&gt;&lt;titles&gt;&lt;title&gt;MetaQUAST: evaluation of metagenome assemblies&lt;/title&gt;&lt;secondary-title&gt;Bioinformatics&lt;/secondary-title&gt;&lt;/titles&gt;&lt;periodical&gt;&lt;full-title&gt;Bioinformatics&lt;/full-title&gt;&lt;abbr-1&gt;Bioinformatics&lt;/abbr-1&gt;&lt;/periodical&gt;&lt;pages&gt;1088-90&lt;/pages&gt;&lt;volume&gt;32&lt;/volume&gt;&lt;number&gt;7&lt;/number&gt;&lt;edition&gt;20151126&lt;/edition&gt;&lt;keywords&gt;&lt;keyword&gt;Algorithms&lt;/keyword&gt;&lt;keyword&gt;Genomic Structural Variation&lt;/keyword&gt;&lt;keyword&gt;Metagenome&lt;/keyword&gt;&lt;keyword&gt;*Metagenomics&lt;/keyword&gt;&lt;keyword&gt;*Software&lt;/keyword&gt;&lt;/keywords&gt;&lt;dates&gt;&lt;year&gt;2016&lt;/year&gt;&lt;pub-dates&gt;&lt;date&gt;Apr 1&lt;/date&gt;&lt;/pub-dates&gt;&lt;/dates&gt;&lt;isbn&gt;1367-4811 (Electronic)&amp;#xD;1367-4803 (Linking)&lt;/isbn&gt;&lt;accession-num&gt;26614127&lt;/accession-num&gt;&lt;urls&gt;&lt;related-urls&gt;&lt;url&gt;https://www.ncbi.nlm.nih.gov/pubmed/26614127&lt;/url&gt;&lt;/related-urls&gt;&lt;/urls&gt;&lt;electronic-resource-num&gt;10.1093/bioinformatics/btv697&lt;/electronic-resource-num&gt;&lt;remote-database-name&gt;Medline&lt;/remote-database-name&gt;&lt;remote-database-provider&gt;NLM&lt;/remote-database-provider&gt;&lt;/record&gt;&lt;/Cite&gt;&lt;/EndNote&gt;</w:instrText>
      </w:r>
      <w:r w:rsidR="00AF5B58">
        <w:rPr>
          <w:rFonts w:ascii="Times New Roman" w:eastAsia="KaiTi" w:hAnsi="Times New Roman" w:cs="Times New Roman"/>
          <w:color w:val="auto"/>
          <w:sz w:val="24"/>
          <w:szCs w:val="24"/>
        </w:rPr>
        <w:fldChar w:fldCharType="separate"/>
      </w:r>
      <w:r w:rsidR="00AF5B58" w:rsidRPr="00AF5B58">
        <w:rPr>
          <w:rFonts w:ascii="Times New Roman" w:eastAsia="KaiTi" w:hAnsi="Times New Roman" w:cs="Times New Roman"/>
          <w:noProof/>
          <w:color w:val="auto"/>
          <w:sz w:val="24"/>
          <w:szCs w:val="24"/>
          <w:vertAlign w:val="superscript"/>
        </w:rPr>
        <w:t>[7]</w:t>
      </w:r>
      <w:r w:rsidR="00AF5B58">
        <w:rPr>
          <w:rFonts w:ascii="Times New Roman" w:eastAsia="KaiTi" w:hAnsi="Times New Roman" w:cs="Times New Roman"/>
          <w:color w:val="auto"/>
          <w:sz w:val="24"/>
          <w:szCs w:val="24"/>
        </w:rPr>
        <w:fldChar w:fldCharType="end"/>
      </w:r>
      <w:r w:rsidR="00EF192F" w:rsidRPr="00EF192F">
        <w:t xml:space="preserve"> </w:t>
      </w:r>
      <w:r w:rsidR="00461BBD">
        <w:rPr>
          <w:rFonts w:ascii="Times New Roman" w:eastAsia="KaiTi" w:hAnsi="Times New Roman" w:cs="Times New Roman" w:hint="eastAsia"/>
          <w:color w:val="auto"/>
          <w:sz w:val="24"/>
          <w:szCs w:val="24"/>
        </w:rPr>
        <w:t>对</w:t>
      </w:r>
      <w:r w:rsidR="00461BBD" w:rsidRPr="00461BBD">
        <w:rPr>
          <w:rFonts w:ascii="Times New Roman" w:eastAsia="KaiTi" w:hAnsi="Times New Roman" w:cs="Times New Roman" w:hint="eastAsia"/>
          <w:color w:val="auto"/>
          <w:sz w:val="24"/>
          <w:szCs w:val="24"/>
        </w:rPr>
        <w:t>重叠群</w:t>
      </w:r>
      <w:r w:rsidRPr="009A1876">
        <w:rPr>
          <w:rFonts w:ascii="Times New Roman" w:eastAsia="KaiTi" w:hAnsi="Times New Roman" w:cs="Times New Roman" w:hint="eastAsia"/>
          <w:color w:val="auto"/>
          <w:sz w:val="24"/>
          <w:szCs w:val="24"/>
        </w:rPr>
        <w:t>进行质量评估，并通过与</w:t>
      </w:r>
      <w:r w:rsidR="006006C6">
        <w:rPr>
          <w:rFonts w:ascii="Times New Roman" w:eastAsia="KaiTi" w:hAnsi="Times New Roman" w:cs="Times New Roman" w:hint="eastAsia"/>
          <w:color w:val="auto"/>
          <w:sz w:val="24"/>
          <w:szCs w:val="24"/>
        </w:rPr>
        <w:t xml:space="preserve"> </w:t>
      </w:r>
      <w:r w:rsidRPr="009A1876">
        <w:rPr>
          <w:rFonts w:ascii="Times New Roman" w:eastAsia="KaiTi" w:hAnsi="Times New Roman" w:cs="Times New Roman"/>
          <w:color w:val="auto"/>
          <w:sz w:val="24"/>
          <w:szCs w:val="24"/>
        </w:rPr>
        <w:t xml:space="preserve">NCBI </w:t>
      </w:r>
      <w:r w:rsidRPr="009A1876">
        <w:rPr>
          <w:rFonts w:ascii="Times New Roman" w:eastAsia="KaiTi" w:hAnsi="Times New Roman" w:cs="Times New Roman" w:hint="eastAsia"/>
          <w:color w:val="auto"/>
          <w:sz w:val="24"/>
          <w:szCs w:val="24"/>
        </w:rPr>
        <w:t>核酸数据库</w:t>
      </w:r>
      <w:r w:rsidR="00AF5B58">
        <w:rPr>
          <w:rFonts w:ascii="Times New Roman" w:eastAsia="KaiTi" w:hAnsi="Times New Roman" w:cs="Times New Roman"/>
          <w:color w:val="auto"/>
          <w:sz w:val="24"/>
          <w:szCs w:val="24"/>
        </w:rPr>
        <w:fldChar w:fldCharType="begin"/>
      </w:r>
      <w:r w:rsidR="00AF5B58">
        <w:rPr>
          <w:rFonts w:ascii="Times New Roman" w:eastAsia="KaiTi" w:hAnsi="Times New Roman" w:cs="Times New Roman"/>
          <w:color w:val="auto"/>
          <w:sz w:val="24"/>
          <w:szCs w:val="24"/>
        </w:rPr>
        <w:instrText xml:space="preserve"> ADDIN EN.CITE &lt;EndNote&gt;&lt;Cite&gt;&lt;Author&gt;Mizrachi&lt;/Author&gt;&lt;Year&gt;2007&lt;/Year&gt;&lt;RecNum&gt;160&lt;/RecNum&gt;&lt;DisplayText&gt;&lt;style face="superscript"&gt;[8]&lt;/style&gt;&lt;/DisplayText&gt;&lt;record&gt;&lt;rec-number&gt;160&lt;/rec-number&gt;&lt;foreign-keys&gt;&lt;key app="EN" db-id="0wvdsrxzkvxtwhe2ed7v2zdztwfx02sxr5zp" timestamp="1755664501"&gt;160&lt;/key&gt;&lt;/foreign-keys&gt;&lt;ref-type name="Journal Article"&gt;17&lt;/ref-type&gt;&lt;contributors&gt;&lt;authors&gt;&lt;author&gt;Mizrachi, Ilene&lt;/author&gt;&lt;author&gt;McEntyre, J&lt;/author&gt;&lt;author&gt;Ostell, J&lt;/author&gt;&lt;/authors&gt;&lt;/contributors&gt;&lt;titles&gt;&lt;title&gt;GenBank: the nucleotide sequence database&lt;/title&gt;&lt;secondary-title&gt;The NCBI handbook&lt;/secondary-title&gt;&lt;/titles&gt;&lt;periodical&gt;&lt;full-title&gt;The NCBI handbook&lt;/full-title&gt;&lt;/periodical&gt;&lt;dates&gt;&lt;year&gt;2007&lt;/year&gt;&lt;/dates&gt;&lt;urls&gt;&lt;/urls&gt;&lt;/record&gt;&lt;/Cite&gt;&lt;/EndNote&gt;</w:instrText>
      </w:r>
      <w:r w:rsidR="00AF5B58">
        <w:rPr>
          <w:rFonts w:ascii="Times New Roman" w:eastAsia="KaiTi" w:hAnsi="Times New Roman" w:cs="Times New Roman"/>
          <w:color w:val="auto"/>
          <w:sz w:val="24"/>
          <w:szCs w:val="24"/>
        </w:rPr>
        <w:fldChar w:fldCharType="separate"/>
      </w:r>
      <w:r w:rsidR="00AF5B58" w:rsidRPr="00AF5B58">
        <w:rPr>
          <w:rFonts w:ascii="Times New Roman" w:eastAsia="KaiTi" w:hAnsi="Times New Roman" w:cs="Times New Roman"/>
          <w:noProof/>
          <w:color w:val="auto"/>
          <w:sz w:val="24"/>
          <w:szCs w:val="24"/>
          <w:vertAlign w:val="superscript"/>
        </w:rPr>
        <w:t>[8]</w:t>
      </w:r>
      <w:r w:rsidR="00AF5B58">
        <w:rPr>
          <w:rFonts w:ascii="Times New Roman" w:eastAsia="KaiTi" w:hAnsi="Times New Roman" w:cs="Times New Roman"/>
          <w:color w:val="auto"/>
          <w:sz w:val="24"/>
          <w:szCs w:val="24"/>
        </w:rPr>
        <w:fldChar w:fldCharType="end"/>
      </w:r>
      <w:r w:rsidRPr="009A1876">
        <w:rPr>
          <w:rFonts w:ascii="Times New Roman" w:eastAsia="KaiTi" w:hAnsi="Times New Roman" w:cs="Times New Roman" w:hint="eastAsia"/>
          <w:color w:val="auto"/>
          <w:sz w:val="24"/>
          <w:szCs w:val="24"/>
        </w:rPr>
        <w:t>进行</w:t>
      </w:r>
      <w:r w:rsidR="003C159F">
        <w:rPr>
          <w:rFonts w:ascii="Times New Roman" w:eastAsia="KaiTi" w:hAnsi="Times New Roman" w:cs="Times New Roman" w:hint="eastAsia"/>
          <w:color w:val="auto"/>
          <w:sz w:val="24"/>
          <w:szCs w:val="24"/>
        </w:rPr>
        <w:t>快速</w:t>
      </w:r>
      <w:r w:rsidRPr="009A1876">
        <w:rPr>
          <w:rFonts w:ascii="Times New Roman" w:eastAsia="KaiTi" w:hAnsi="Times New Roman" w:cs="Times New Roman"/>
          <w:color w:val="auto"/>
          <w:sz w:val="24"/>
          <w:szCs w:val="24"/>
        </w:rPr>
        <w:t xml:space="preserve"> BLASTn </w:t>
      </w:r>
      <w:r w:rsidRPr="009A1876">
        <w:rPr>
          <w:rFonts w:ascii="Times New Roman" w:eastAsia="KaiTi" w:hAnsi="Times New Roman" w:cs="Times New Roman" w:hint="eastAsia"/>
          <w:color w:val="auto"/>
          <w:sz w:val="24"/>
          <w:szCs w:val="24"/>
        </w:rPr>
        <w:t>比对</w:t>
      </w:r>
      <w:r w:rsidR="00AF5B58">
        <w:rPr>
          <w:rFonts w:ascii="Times New Roman" w:eastAsia="KaiTi" w:hAnsi="Times New Roman" w:cs="Times New Roman"/>
          <w:color w:val="auto"/>
          <w:sz w:val="24"/>
          <w:szCs w:val="24"/>
        </w:rPr>
        <w:fldChar w:fldCharType="begin">
          <w:fldData xml:space="preserve">PEVuZE5vdGU+PENpdGU+PEF1dGhvcj5DaGVuPC9BdXRob3I+PFllYXI+MjAxNTwvWWVhcj48UmVj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</w:fldData>
        </w:fldChar>
      </w:r>
      <w:r w:rsidR="00AF5B58">
        <w:rPr>
          <w:rFonts w:ascii="Times New Roman" w:eastAsia="KaiTi" w:hAnsi="Times New Roman" w:cs="Times New Roman"/>
          <w:color w:val="auto"/>
          <w:sz w:val="24"/>
          <w:szCs w:val="24"/>
        </w:rPr>
        <w:instrText xml:space="preserve"> ADDIN EN.CITE </w:instrText>
      </w:r>
      <w:r w:rsidR="00AF5B58">
        <w:rPr>
          <w:rFonts w:ascii="Times New Roman" w:eastAsia="KaiTi" w:hAnsi="Times New Roman" w:cs="Times New Roman"/>
          <w:color w:val="auto"/>
          <w:sz w:val="24"/>
          <w:szCs w:val="24"/>
        </w:rPr>
        <w:fldChar w:fldCharType="begin">
          <w:fldData xml:space="preserve">PEVuZE5vdGU+PENpdGU+PEF1dGhvcj5DaGVuPC9BdXRob3I+PFllYXI+MjAxNTwvWWVhcj48UmVj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</w:fldData>
        </w:fldChar>
      </w:r>
      <w:r w:rsidR="00AF5B58">
        <w:rPr>
          <w:rFonts w:ascii="Times New Roman" w:eastAsia="KaiTi" w:hAnsi="Times New Roman" w:cs="Times New Roman"/>
          <w:color w:val="auto"/>
          <w:sz w:val="24"/>
          <w:szCs w:val="24"/>
        </w:rPr>
        <w:instrText xml:space="preserve"> ADDIN EN.CITE.DATA </w:instrText>
      </w:r>
      <w:r w:rsidR="00AF5B58">
        <w:rPr>
          <w:rFonts w:ascii="Times New Roman" w:eastAsia="KaiTi" w:hAnsi="Times New Roman" w:cs="Times New Roman"/>
          <w:color w:val="auto"/>
          <w:sz w:val="24"/>
          <w:szCs w:val="24"/>
        </w:rPr>
      </w:r>
      <w:r w:rsidR="00AF5B58">
        <w:rPr>
          <w:rFonts w:ascii="Times New Roman" w:eastAsia="KaiTi" w:hAnsi="Times New Roman" w:cs="Times New Roman"/>
          <w:color w:val="auto"/>
          <w:sz w:val="24"/>
          <w:szCs w:val="24"/>
        </w:rPr>
        <w:fldChar w:fldCharType="end"/>
      </w:r>
      <w:r w:rsidR="00AF5B58">
        <w:rPr>
          <w:rFonts w:ascii="Times New Roman" w:eastAsia="KaiTi" w:hAnsi="Times New Roman" w:cs="Times New Roman"/>
          <w:color w:val="auto"/>
          <w:sz w:val="24"/>
          <w:szCs w:val="24"/>
        </w:rPr>
      </w:r>
      <w:r w:rsidR="00AF5B58">
        <w:rPr>
          <w:rFonts w:ascii="Times New Roman" w:eastAsia="KaiTi" w:hAnsi="Times New Roman" w:cs="Times New Roman"/>
          <w:color w:val="auto"/>
          <w:sz w:val="24"/>
          <w:szCs w:val="24"/>
        </w:rPr>
        <w:fldChar w:fldCharType="separate"/>
      </w:r>
      <w:r w:rsidR="00AF5B58" w:rsidRPr="00AF5B58">
        <w:rPr>
          <w:rFonts w:ascii="Times New Roman" w:eastAsia="KaiTi" w:hAnsi="Times New Roman" w:cs="Times New Roman"/>
          <w:noProof/>
          <w:color w:val="auto"/>
          <w:sz w:val="24"/>
          <w:szCs w:val="24"/>
          <w:vertAlign w:val="superscript"/>
        </w:rPr>
        <w:t>[9]</w:t>
      </w:r>
      <w:r w:rsidR="00AF5B58">
        <w:rPr>
          <w:rFonts w:ascii="Times New Roman" w:eastAsia="KaiTi" w:hAnsi="Times New Roman" w:cs="Times New Roman"/>
          <w:color w:val="auto"/>
          <w:sz w:val="24"/>
          <w:szCs w:val="24"/>
        </w:rPr>
        <w:fldChar w:fldCharType="end"/>
      </w:r>
      <w:r w:rsidRPr="009A1876">
        <w:rPr>
          <w:rFonts w:ascii="Times New Roman" w:eastAsia="KaiTi" w:hAnsi="Times New Roman" w:cs="Times New Roman" w:hint="eastAsia"/>
          <w:color w:val="auto"/>
          <w:sz w:val="24"/>
          <w:szCs w:val="24"/>
        </w:rPr>
        <w:t>来</w:t>
      </w:r>
      <w:r w:rsidR="006006C6">
        <w:rPr>
          <w:rFonts w:ascii="Times New Roman" w:eastAsia="KaiTi" w:hAnsi="Times New Roman" w:cs="Times New Roman" w:hint="eastAsia"/>
          <w:color w:val="auto"/>
          <w:sz w:val="24"/>
          <w:szCs w:val="24"/>
        </w:rPr>
        <w:t>筛选</w:t>
      </w:r>
      <w:r w:rsidRPr="009A1876">
        <w:rPr>
          <w:rFonts w:ascii="Times New Roman" w:eastAsia="KaiTi" w:hAnsi="Times New Roman" w:cs="Times New Roman"/>
          <w:color w:val="auto"/>
          <w:sz w:val="24"/>
          <w:szCs w:val="24"/>
        </w:rPr>
        <w:t xml:space="preserve"> HPV </w:t>
      </w:r>
      <w:r w:rsidRPr="009A1876">
        <w:rPr>
          <w:rFonts w:ascii="Times New Roman" w:eastAsia="KaiTi" w:hAnsi="Times New Roman" w:cs="Times New Roman" w:hint="eastAsia"/>
          <w:color w:val="auto"/>
          <w:sz w:val="24"/>
          <w:szCs w:val="24"/>
        </w:rPr>
        <w:t>序列。对于每个样本，将选取质量最高、长度最长的</w:t>
      </w:r>
      <w:r w:rsidRPr="009A1876">
        <w:rPr>
          <w:rFonts w:ascii="Times New Roman" w:eastAsia="KaiTi" w:hAnsi="Times New Roman" w:cs="Times New Roman"/>
          <w:color w:val="auto"/>
          <w:sz w:val="24"/>
          <w:szCs w:val="24"/>
        </w:rPr>
        <w:t xml:space="preserve"> HPV </w:t>
      </w:r>
      <w:r w:rsidRPr="009A1876">
        <w:rPr>
          <w:rFonts w:ascii="Times New Roman" w:eastAsia="KaiTi" w:hAnsi="Times New Roman" w:cs="Times New Roman" w:hint="eastAsia"/>
          <w:color w:val="auto"/>
          <w:sz w:val="24"/>
          <w:szCs w:val="24"/>
        </w:rPr>
        <w:t>重叠群，构建一个患者特异性参考基因组集。</w:t>
      </w:r>
    </w:p>
    <w:p w14:paraId="2E639346" w14:textId="27175CBA" w:rsidR="009A1876" w:rsidRPr="009A1876" w:rsidRDefault="009A1876" w:rsidP="000D108B">
      <w:pPr>
        <w:spacing w:after="80" w:line="440" w:lineRule="exact"/>
        <w:ind w:firstLine="420"/>
        <w:rPr>
          <w:rFonts w:ascii="Times New Roman" w:eastAsia="KaiTi" w:hAnsi="Times New Roman" w:cs="Times New Roman"/>
          <w:color w:val="auto"/>
          <w:sz w:val="24"/>
          <w:szCs w:val="24"/>
        </w:rPr>
      </w:pPr>
      <w:r w:rsidRPr="00690DBE">
        <w:rPr>
          <w:rFonts w:ascii="Times New Roman" w:eastAsia="KaiTi" w:hAnsi="Times New Roman" w:cs="Times New Roman" w:hint="eastAsia"/>
          <w:b/>
          <w:bCs/>
          <w:color w:val="auto"/>
          <w:sz w:val="24"/>
          <w:szCs w:val="24"/>
        </w:rPr>
        <w:t>单倍型水平的基因组重建与</w:t>
      </w:r>
      <w:r w:rsidR="008A2FAE" w:rsidRPr="00690DBE">
        <w:rPr>
          <w:rFonts w:ascii="Times New Roman" w:eastAsia="KaiTi" w:hAnsi="Times New Roman" w:cs="Times New Roman" w:hint="eastAsia"/>
          <w:b/>
          <w:bCs/>
          <w:color w:val="auto"/>
          <w:sz w:val="24"/>
          <w:szCs w:val="24"/>
        </w:rPr>
        <w:t xml:space="preserve"> </w:t>
      </w:r>
      <w:r w:rsidRPr="00690DBE">
        <w:rPr>
          <w:rFonts w:ascii="Times New Roman" w:eastAsia="KaiTi" w:hAnsi="Times New Roman" w:cs="Times New Roman"/>
          <w:b/>
          <w:bCs/>
          <w:color w:val="auto"/>
          <w:sz w:val="24"/>
          <w:szCs w:val="24"/>
        </w:rPr>
        <w:t>iSNV</w:t>
      </w:r>
      <w:r w:rsidR="008A2FAE" w:rsidRPr="00690DBE">
        <w:rPr>
          <w:rFonts w:ascii="Times New Roman" w:eastAsia="KaiTi" w:hAnsi="Times New Roman" w:cs="Times New Roman" w:hint="eastAsia"/>
          <w:b/>
          <w:bCs/>
          <w:color w:val="auto"/>
          <w:sz w:val="24"/>
          <w:szCs w:val="24"/>
        </w:rPr>
        <w:t xml:space="preserve"> </w:t>
      </w:r>
      <w:r w:rsidR="008A2FAE" w:rsidRPr="00690DBE">
        <w:rPr>
          <w:rFonts w:ascii="Times New Roman" w:eastAsia="KaiTi" w:hAnsi="Times New Roman" w:cs="Times New Roman" w:hint="eastAsia"/>
          <w:b/>
          <w:bCs/>
          <w:color w:val="auto"/>
          <w:sz w:val="24"/>
          <w:szCs w:val="24"/>
        </w:rPr>
        <w:t>突变图谱的</w:t>
      </w:r>
      <w:r w:rsidR="00327C7C" w:rsidRPr="00690DBE">
        <w:rPr>
          <w:rFonts w:ascii="Times New Roman" w:eastAsia="KaiTi" w:hAnsi="Times New Roman" w:cs="Times New Roman" w:hint="eastAsia"/>
          <w:b/>
          <w:bCs/>
          <w:color w:val="auto"/>
          <w:sz w:val="24"/>
          <w:szCs w:val="24"/>
        </w:rPr>
        <w:t>构建</w:t>
      </w:r>
      <w:r w:rsidR="008A2FAE" w:rsidRPr="00690DBE">
        <w:rPr>
          <w:rFonts w:ascii="Times New Roman" w:eastAsia="KaiTi" w:hAnsi="Times New Roman" w:cs="Times New Roman" w:hint="eastAsia"/>
          <w:b/>
          <w:bCs/>
          <w:color w:val="auto"/>
          <w:sz w:val="24"/>
          <w:szCs w:val="24"/>
        </w:rPr>
        <w:t>：</w:t>
      </w:r>
      <w:r w:rsidRPr="009A1876">
        <w:rPr>
          <w:rFonts w:ascii="Times New Roman" w:eastAsia="KaiTi" w:hAnsi="Times New Roman" w:cs="Times New Roman" w:hint="eastAsia"/>
          <w:color w:val="auto"/>
          <w:sz w:val="24"/>
          <w:szCs w:val="24"/>
        </w:rPr>
        <w:t>宿主内病毒群体并非单一基因型，而是由多个遗传上相关的单倍型构成的准种。仅仅识别</w:t>
      </w:r>
      <w:r w:rsidRPr="009A1876">
        <w:rPr>
          <w:rFonts w:ascii="Times New Roman" w:eastAsia="KaiTi" w:hAnsi="Times New Roman" w:cs="Times New Roman"/>
          <w:color w:val="auto"/>
          <w:sz w:val="24"/>
          <w:szCs w:val="24"/>
        </w:rPr>
        <w:t xml:space="preserve"> iSNVs </w:t>
      </w:r>
      <w:r w:rsidRPr="009A1876">
        <w:rPr>
          <w:rFonts w:ascii="Times New Roman" w:eastAsia="KaiTi" w:hAnsi="Times New Roman" w:cs="Times New Roman" w:hint="eastAsia"/>
          <w:color w:val="auto"/>
          <w:sz w:val="24"/>
          <w:szCs w:val="24"/>
        </w:rPr>
        <w:t>的频率不足以揭示完整的进化图景。本研究将采用分层策略。首先，将质控后的读段回帖至患者特异性参考基因组。</w:t>
      </w:r>
      <w:r w:rsidRPr="009A1876">
        <w:rPr>
          <w:rFonts w:ascii="Times New Roman" w:eastAsia="KaiTi" w:hAnsi="Times New Roman" w:cs="Times New Roman"/>
          <w:color w:val="auto"/>
          <w:sz w:val="24"/>
          <w:szCs w:val="24"/>
        </w:rPr>
        <w:t>iSNV</w:t>
      </w:r>
      <w:r w:rsidRPr="009A1876">
        <w:rPr>
          <w:rFonts w:ascii="Times New Roman" w:eastAsia="KaiTi" w:hAnsi="Times New Roman" w:cs="Times New Roman" w:hint="eastAsia"/>
          <w:color w:val="auto"/>
          <w:sz w:val="24"/>
          <w:szCs w:val="24"/>
        </w:rPr>
        <w:t>的调用</w:t>
      </w:r>
      <w:r w:rsidR="00B3779E">
        <w:rPr>
          <w:rFonts w:ascii="Times New Roman" w:eastAsia="KaiTi" w:hAnsi="Times New Roman" w:cs="Times New Roman" w:hint="eastAsia"/>
          <w:color w:val="auto"/>
          <w:sz w:val="24"/>
          <w:szCs w:val="24"/>
        </w:rPr>
        <w:t>将初步</w:t>
      </w:r>
      <w:r w:rsidRPr="009A1876">
        <w:rPr>
          <w:rFonts w:ascii="Times New Roman" w:eastAsia="KaiTi" w:hAnsi="Times New Roman" w:cs="Times New Roman" w:hint="eastAsia"/>
          <w:color w:val="auto"/>
          <w:sz w:val="24"/>
          <w:szCs w:val="24"/>
        </w:rPr>
        <w:t>遵循以下标准：位点测序深度</w:t>
      </w:r>
      <w:r w:rsidRPr="009A1876">
        <w:rPr>
          <w:rFonts w:ascii="Times New Roman" w:eastAsia="KaiTi" w:hAnsi="Times New Roman" w:cs="Times New Roman"/>
          <w:color w:val="auto"/>
          <w:sz w:val="24"/>
          <w:szCs w:val="24"/>
        </w:rPr>
        <w:t xml:space="preserve"> ≥100×</w:t>
      </w:r>
      <w:r w:rsidRPr="009A1876">
        <w:rPr>
          <w:rFonts w:ascii="Times New Roman" w:eastAsia="KaiTi" w:hAnsi="Times New Roman" w:cs="Times New Roman" w:hint="eastAsia"/>
          <w:color w:val="auto"/>
          <w:sz w:val="24"/>
          <w:szCs w:val="24"/>
        </w:rPr>
        <w:t>，变异等位基因频率</w:t>
      </w:r>
      <w:r w:rsidR="00CA66C0">
        <w:rPr>
          <w:rFonts w:ascii="Times New Roman" w:eastAsia="KaiTi" w:hAnsi="Times New Roman" w:cs="Times New Roman" w:hint="eastAsia"/>
          <w:color w:val="auto"/>
          <w:sz w:val="24"/>
          <w:szCs w:val="24"/>
        </w:rPr>
        <w:t xml:space="preserve"> </w:t>
      </w:r>
      <w:r w:rsidRPr="009A1876">
        <w:rPr>
          <w:rFonts w:ascii="Times New Roman" w:eastAsia="KaiTi" w:hAnsi="Times New Roman" w:cs="Times New Roman"/>
          <w:color w:val="auto"/>
          <w:sz w:val="24"/>
          <w:szCs w:val="24"/>
        </w:rPr>
        <w:t>≥2%</w:t>
      </w:r>
      <w:r w:rsidRPr="009A1876">
        <w:rPr>
          <w:rFonts w:ascii="Times New Roman" w:eastAsia="KaiTi" w:hAnsi="Times New Roman" w:cs="Times New Roman" w:hint="eastAsia"/>
          <w:color w:val="auto"/>
          <w:sz w:val="24"/>
          <w:szCs w:val="24"/>
        </w:rPr>
        <w:t>，且在正反链上均有至少</w:t>
      </w:r>
      <w:r w:rsidR="00CA66C0">
        <w:rPr>
          <w:rFonts w:ascii="Times New Roman" w:eastAsia="KaiTi" w:hAnsi="Times New Roman" w:cs="Times New Roman" w:hint="eastAsia"/>
          <w:color w:val="auto"/>
          <w:sz w:val="24"/>
          <w:szCs w:val="24"/>
        </w:rPr>
        <w:t xml:space="preserve"> </w:t>
      </w:r>
      <w:r w:rsidRPr="009A1876">
        <w:rPr>
          <w:rFonts w:ascii="Times New Roman" w:eastAsia="KaiTi" w:hAnsi="Times New Roman" w:cs="Times New Roman"/>
          <w:color w:val="auto"/>
          <w:sz w:val="24"/>
          <w:szCs w:val="24"/>
        </w:rPr>
        <w:t>5</w:t>
      </w:r>
      <w:r w:rsidR="00CA66C0">
        <w:rPr>
          <w:rFonts w:ascii="Times New Roman" w:eastAsia="KaiTi" w:hAnsi="Times New Roman" w:cs="Times New Roman" w:hint="eastAsia"/>
          <w:color w:val="auto"/>
          <w:sz w:val="24"/>
          <w:szCs w:val="24"/>
        </w:rPr>
        <w:t xml:space="preserve"> </w:t>
      </w:r>
      <w:r w:rsidRPr="009A1876">
        <w:rPr>
          <w:rFonts w:ascii="Times New Roman" w:eastAsia="KaiTi" w:hAnsi="Times New Roman" w:cs="Times New Roman" w:hint="eastAsia"/>
          <w:color w:val="auto"/>
          <w:sz w:val="24"/>
          <w:szCs w:val="24"/>
        </w:rPr>
        <w:t>条读段支持，</w:t>
      </w:r>
      <w:r w:rsidRPr="009A1876">
        <w:rPr>
          <w:rFonts w:ascii="Times New Roman" w:eastAsia="KaiTi" w:hAnsi="Times New Roman" w:cs="Times New Roman"/>
          <w:color w:val="auto"/>
          <w:sz w:val="24"/>
          <w:szCs w:val="24"/>
        </w:rPr>
        <w:t xml:space="preserve">Phred </w:t>
      </w:r>
      <w:r w:rsidR="00961A8E">
        <w:rPr>
          <w:rFonts w:ascii="Times New Roman" w:eastAsia="KaiTi" w:hAnsi="Times New Roman" w:cs="Times New Roman" w:hint="eastAsia"/>
          <w:color w:val="auto"/>
          <w:sz w:val="24"/>
          <w:szCs w:val="24"/>
        </w:rPr>
        <w:t>评分</w:t>
      </w:r>
      <w:r w:rsidRPr="009A1876">
        <w:rPr>
          <w:rFonts w:ascii="Times New Roman" w:eastAsia="KaiTi" w:hAnsi="Times New Roman" w:cs="Times New Roman"/>
          <w:color w:val="auto"/>
          <w:sz w:val="24"/>
          <w:szCs w:val="24"/>
        </w:rPr>
        <w:t xml:space="preserve"> ≥30</w:t>
      </w:r>
      <w:r w:rsidR="0050153A">
        <w:rPr>
          <w:rFonts w:ascii="Times New Roman" w:eastAsia="KaiTi" w:hAnsi="Times New Roman" w:cs="Times New Roman"/>
          <w:color w:val="auto"/>
          <w:sz w:val="24"/>
          <w:szCs w:val="24"/>
        </w:rPr>
        <w:t>。</w:t>
      </w:r>
      <w:r w:rsidRPr="009A1876">
        <w:rPr>
          <w:rFonts w:ascii="Times New Roman" w:eastAsia="KaiTi" w:hAnsi="Times New Roman" w:cs="Times New Roman" w:hint="eastAsia"/>
          <w:color w:val="auto"/>
          <w:sz w:val="24"/>
          <w:szCs w:val="24"/>
        </w:rPr>
        <w:t>随后，将应用基于组合数学的</w:t>
      </w:r>
      <w:r w:rsidRPr="009A1876">
        <w:rPr>
          <w:rFonts w:ascii="Times New Roman" w:eastAsia="KaiTi" w:hAnsi="Times New Roman" w:cs="Times New Roman"/>
          <w:color w:val="auto"/>
          <w:sz w:val="24"/>
          <w:szCs w:val="24"/>
        </w:rPr>
        <w:t xml:space="preserve"> CliqueSNV</w:t>
      </w:r>
      <w:r w:rsidR="000A2DF2" w:rsidRPr="000A2DF2">
        <w:t xml:space="preserve"> </w:t>
      </w:r>
      <w:r w:rsidR="009D1A01">
        <w:rPr>
          <w:rFonts w:ascii="Times New Roman" w:eastAsia="KaiTi" w:hAnsi="Times New Roman" w:cs="Times New Roman"/>
          <w:color w:val="auto"/>
          <w:sz w:val="24"/>
          <w:szCs w:val="24"/>
        </w:rPr>
        <w:fldChar w:fldCharType="begin"/>
      </w:r>
      <w:r w:rsidR="009D1A01">
        <w:rPr>
          <w:rFonts w:ascii="Times New Roman" w:eastAsia="KaiTi" w:hAnsi="Times New Roman" w:cs="Times New Roman"/>
          <w:color w:val="auto"/>
          <w:sz w:val="24"/>
          <w:szCs w:val="24"/>
        </w:rPr>
        <w:instrText xml:space="preserve"> ADDIN EN.CITE &lt;EndNote&gt;&lt;Cite&gt;&lt;Author&gt;Knyazev&lt;/Author&gt;&lt;Year&gt;2018&lt;/Year&gt;&lt;RecNum&gt;163&lt;/RecNum&gt;&lt;DisplayText&gt;&lt;style face="superscript"&gt;[10]&lt;/style&gt;&lt;/DisplayText&gt;&lt;record&gt;&lt;rec-number&gt;163&lt;/rec-number&gt;&lt;foreign-keys&gt;&lt;key app="EN" db-id="0wvdsrxzkvxtwhe2ed7v2zdztwfx02sxr5zp" timestamp="1755664907"&gt;163&lt;/key&gt;&lt;/foreign-keys&gt;&lt;ref-type name="Journal Article"&gt;17&lt;/ref-type&gt;&lt;contributors&gt;&lt;authors&gt;&lt;author&gt;Knyazev, Sergey&lt;/author&gt;&lt;author&gt;Tsyvina, Viachaslau&lt;/author&gt;&lt;author&gt;Melnyk, Andrew&lt;/author&gt;&lt;author&gt;Artyomenko, Alexander&lt;/author&gt;&lt;author&gt;Malygina, Tatiana&lt;/author&gt;&lt;author&gt;Porozov, Yuri B&lt;/author&gt;&lt;author&gt;Campbell, Ellsworth&lt;/author&gt;&lt;author&gt;Switzer, William M&lt;/author&gt;&lt;author&gt;Skums, Pavel&lt;/author&gt;&lt;author&gt;Zelikovsky, Alex&lt;/author&gt;&lt;/authors&gt;&lt;/contributors&gt;&lt;titles&gt;&lt;title&gt;Cliquesnv: Scalable reconstruction of intra-host viral populations from ngs reads&lt;/title&gt;&lt;secondary-title&gt;BioRxiv&lt;/secondary-title&gt;&lt;/titles&gt;&lt;periodical&gt;&lt;full-title&gt;BioRxiv&lt;/full-title&gt;&lt;/periodical&gt;&lt;pages&gt;264242&lt;/pages&gt;&lt;dates&gt;&lt;year&gt;2018&lt;/year&gt;&lt;/dates&gt;&lt;urls&gt;&lt;/urls&gt;&lt;/record&gt;&lt;/Cite&gt;&lt;/EndNote&gt;</w:instrText>
      </w:r>
      <w:r w:rsidR="009D1A01">
        <w:rPr>
          <w:rFonts w:ascii="Times New Roman" w:eastAsia="KaiTi" w:hAnsi="Times New Roman" w:cs="Times New Roman"/>
          <w:color w:val="auto"/>
          <w:sz w:val="24"/>
          <w:szCs w:val="24"/>
        </w:rPr>
        <w:fldChar w:fldCharType="separate"/>
      </w:r>
      <w:r w:rsidR="009D1A01" w:rsidRPr="009D1A01">
        <w:rPr>
          <w:rFonts w:ascii="Times New Roman" w:eastAsia="KaiTi" w:hAnsi="Times New Roman" w:cs="Times New Roman"/>
          <w:noProof/>
          <w:color w:val="auto"/>
          <w:sz w:val="24"/>
          <w:szCs w:val="24"/>
          <w:vertAlign w:val="superscript"/>
        </w:rPr>
        <w:t>[10]</w:t>
      </w:r>
      <w:r w:rsidR="009D1A01">
        <w:rPr>
          <w:rFonts w:ascii="Times New Roman" w:eastAsia="KaiTi" w:hAnsi="Times New Roman" w:cs="Times New Roman"/>
          <w:color w:val="auto"/>
          <w:sz w:val="24"/>
          <w:szCs w:val="24"/>
        </w:rPr>
        <w:fldChar w:fldCharType="end"/>
      </w:r>
      <w:r w:rsidRPr="009A1876">
        <w:rPr>
          <w:rFonts w:ascii="Times New Roman" w:eastAsia="KaiTi" w:hAnsi="Times New Roman" w:cs="Times New Roman"/>
          <w:color w:val="auto"/>
          <w:sz w:val="24"/>
          <w:szCs w:val="24"/>
        </w:rPr>
        <w:t xml:space="preserve"> </w:t>
      </w:r>
      <w:r w:rsidRPr="009A1876">
        <w:rPr>
          <w:rFonts w:ascii="Times New Roman" w:eastAsia="KaiTi" w:hAnsi="Times New Roman" w:cs="Times New Roman" w:hint="eastAsia"/>
          <w:color w:val="auto"/>
          <w:sz w:val="24"/>
          <w:szCs w:val="24"/>
        </w:rPr>
        <w:t>算法</w:t>
      </w:r>
      <w:r w:rsidR="0050153A">
        <w:rPr>
          <w:rFonts w:ascii="Times New Roman" w:eastAsia="KaiTi" w:hAnsi="Times New Roman" w:cs="Times New Roman"/>
          <w:color w:val="auto"/>
          <w:sz w:val="24"/>
          <w:szCs w:val="24"/>
        </w:rPr>
        <w:t>。</w:t>
      </w:r>
      <w:r w:rsidRPr="009A1876">
        <w:rPr>
          <w:rFonts w:ascii="Times New Roman" w:eastAsia="KaiTi" w:hAnsi="Times New Roman" w:cs="Times New Roman" w:hint="eastAsia"/>
          <w:color w:val="auto"/>
          <w:sz w:val="24"/>
          <w:szCs w:val="24"/>
        </w:rPr>
        <w:t>通过在读段重叠图中寻找相互兼容的读段集团（</w:t>
      </w:r>
      <w:r w:rsidRPr="009A1876">
        <w:rPr>
          <w:rFonts w:ascii="Times New Roman" w:eastAsia="KaiTi" w:hAnsi="Times New Roman" w:cs="Times New Roman"/>
          <w:color w:val="auto"/>
          <w:sz w:val="24"/>
          <w:szCs w:val="24"/>
        </w:rPr>
        <w:t>cliques</w:t>
      </w:r>
      <w:r w:rsidRPr="009A1876">
        <w:rPr>
          <w:rFonts w:ascii="Times New Roman" w:eastAsia="KaiTi" w:hAnsi="Times New Roman" w:cs="Times New Roman" w:hint="eastAsia"/>
          <w:color w:val="auto"/>
          <w:sz w:val="24"/>
          <w:szCs w:val="24"/>
        </w:rPr>
        <w:t>），从</w:t>
      </w:r>
      <w:r w:rsidRPr="009A1876">
        <w:rPr>
          <w:rFonts w:ascii="Times New Roman" w:eastAsia="KaiTi" w:hAnsi="Times New Roman" w:cs="Times New Roman"/>
          <w:color w:val="auto"/>
          <w:sz w:val="24"/>
          <w:szCs w:val="24"/>
        </w:rPr>
        <w:t xml:space="preserve"> iSNV </w:t>
      </w:r>
      <w:r w:rsidRPr="009A1876">
        <w:rPr>
          <w:rFonts w:ascii="Times New Roman" w:eastAsia="KaiTi" w:hAnsi="Times New Roman" w:cs="Times New Roman" w:hint="eastAsia"/>
          <w:color w:val="auto"/>
          <w:sz w:val="24"/>
          <w:szCs w:val="24"/>
        </w:rPr>
        <w:t>列表中重建出全长或近全长的单倍型序列及其在群体中的相对丰度。</w:t>
      </w:r>
    </w:p>
    <w:p w14:paraId="5E02AF0E" w14:textId="08696DB0" w:rsidR="009834FB" w:rsidRDefault="009A1876" w:rsidP="00B465BA">
      <w:pPr>
        <w:spacing w:after="240" w:line="440" w:lineRule="exact"/>
        <w:ind w:firstLine="420"/>
        <w:rPr>
          <w:rFonts w:ascii="Times New Roman" w:eastAsia="KaiTi" w:hAnsi="Times New Roman" w:cs="Times New Roman"/>
          <w:color w:val="auto"/>
          <w:sz w:val="24"/>
          <w:szCs w:val="24"/>
        </w:rPr>
      </w:pPr>
      <w:r w:rsidRPr="00064EFB">
        <w:rPr>
          <w:rFonts w:ascii="Times New Roman" w:eastAsia="KaiTi" w:hAnsi="Times New Roman" w:cs="Times New Roman" w:hint="eastAsia"/>
          <w:b/>
          <w:bCs/>
          <w:color w:val="auto"/>
          <w:sz w:val="24"/>
          <w:szCs w:val="24"/>
        </w:rPr>
        <w:t>数据库构建与发布：</w:t>
      </w:r>
      <w:r w:rsidRPr="009A1876">
        <w:rPr>
          <w:rFonts w:ascii="Times New Roman" w:eastAsia="KaiTi" w:hAnsi="Times New Roman" w:cs="Times New Roman" w:hint="eastAsia"/>
          <w:color w:val="auto"/>
          <w:sz w:val="24"/>
          <w:szCs w:val="24"/>
        </w:rPr>
        <w:t>对新重建的单倍型基因组，将使用</w:t>
      </w:r>
      <w:r w:rsidRPr="009A1876">
        <w:rPr>
          <w:rFonts w:ascii="Times New Roman" w:eastAsia="KaiTi" w:hAnsi="Times New Roman" w:cs="Times New Roman"/>
          <w:color w:val="auto"/>
          <w:sz w:val="24"/>
          <w:szCs w:val="24"/>
        </w:rPr>
        <w:t xml:space="preserve"> CheckV </w:t>
      </w:r>
      <w:r w:rsidRPr="009A1876">
        <w:rPr>
          <w:rFonts w:ascii="Times New Roman" w:eastAsia="KaiTi" w:hAnsi="Times New Roman" w:cs="Times New Roman" w:hint="eastAsia"/>
          <w:color w:val="auto"/>
          <w:sz w:val="24"/>
          <w:szCs w:val="24"/>
        </w:rPr>
        <w:t>进行完整性评估和宿主整合信号识别</w:t>
      </w:r>
      <w:r w:rsidR="009D1A01">
        <w:rPr>
          <w:rFonts w:ascii="Times New Roman" w:eastAsia="KaiTi" w:hAnsi="Times New Roman" w:cs="Times New Roman"/>
          <w:color w:val="auto"/>
          <w:sz w:val="24"/>
          <w:szCs w:val="24"/>
        </w:rPr>
        <w:fldChar w:fldCharType="begin">
          <w:fldData xml:space="preserve">PEVuZE5vdGU+PENpdGU+PEF1dGhvcj5OYXlmYWNoPC9BdXRob3I+PFllYXI+MjAyMTwvWWVhcj48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</w:fldData>
        </w:fldChar>
      </w:r>
      <w:r w:rsidR="009D1A01">
        <w:rPr>
          <w:rFonts w:ascii="Times New Roman" w:eastAsia="KaiTi" w:hAnsi="Times New Roman" w:cs="Times New Roman"/>
          <w:color w:val="auto"/>
          <w:sz w:val="24"/>
          <w:szCs w:val="24"/>
        </w:rPr>
        <w:instrText xml:space="preserve"> ADDIN EN.CITE </w:instrText>
      </w:r>
      <w:r w:rsidR="009D1A01">
        <w:rPr>
          <w:rFonts w:ascii="Times New Roman" w:eastAsia="KaiTi" w:hAnsi="Times New Roman" w:cs="Times New Roman"/>
          <w:color w:val="auto"/>
          <w:sz w:val="24"/>
          <w:szCs w:val="24"/>
        </w:rPr>
        <w:fldChar w:fldCharType="begin">
          <w:fldData xml:space="preserve">PEVuZE5vdGU+PENpdGU+PEF1dGhvcj5OYXlmYWNoPC9BdXRob3I+PFllYXI+MjAyMTwvWWVhcj48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</w:fldData>
        </w:fldChar>
      </w:r>
      <w:r w:rsidR="009D1A01">
        <w:rPr>
          <w:rFonts w:ascii="Times New Roman" w:eastAsia="KaiTi" w:hAnsi="Times New Roman" w:cs="Times New Roman"/>
          <w:color w:val="auto"/>
          <w:sz w:val="24"/>
          <w:szCs w:val="24"/>
        </w:rPr>
        <w:instrText xml:space="preserve"> ADDIN EN.CITE.DATA </w:instrText>
      </w:r>
      <w:r w:rsidR="009D1A01">
        <w:rPr>
          <w:rFonts w:ascii="Times New Roman" w:eastAsia="KaiTi" w:hAnsi="Times New Roman" w:cs="Times New Roman"/>
          <w:color w:val="auto"/>
          <w:sz w:val="24"/>
          <w:szCs w:val="24"/>
        </w:rPr>
      </w:r>
      <w:r w:rsidR="009D1A01">
        <w:rPr>
          <w:rFonts w:ascii="Times New Roman" w:eastAsia="KaiTi" w:hAnsi="Times New Roman" w:cs="Times New Roman"/>
          <w:color w:val="auto"/>
          <w:sz w:val="24"/>
          <w:szCs w:val="24"/>
        </w:rPr>
        <w:fldChar w:fldCharType="end"/>
      </w:r>
      <w:r w:rsidR="009D1A01">
        <w:rPr>
          <w:rFonts w:ascii="Times New Roman" w:eastAsia="KaiTi" w:hAnsi="Times New Roman" w:cs="Times New Roman"/>
          <w:color w:val="auto"/>
          <w:sz w:val="24"/>
          <w:szCs w:val="24"/>
        </w:rPr>
      </w:r>
      <w:r w:rsidR="009D1A01">
        <w:rPr>
          <w:rFonts w:ascii="Times New Roman" w:eastAsia="KaiTi" w:hAnsi="Times New Roman" w:cs="Times New Roman"/>
          <w:color w:val="auto"/>
          <w:sz w:val="24"/>
          <w:szCs w:val="24"/>
        </w:rPr>
        <w:fldChar w:fldCharType="separate"/>
      </w:r>
      <w:r w:rsidR="009D1A01" w:rsidRPr="009D1A01">
        <w:rPr>
          <w:rFonts w:ascii="Times New Roman" w:eastAsia="KaiTi" w:hAnsi="Times New Roman" w:cs="Times New Roman"/>
          <w:noProof/>
          <w:color w:val="auto"/>
          <w:sz w:val="24"/>
          <w:szCs w:val="24"/>
          <w:vertAlign w:val="superscript"/>
        </w:rPr>
        <w:t>[11]</w:t>
      </w:r>
      <w:r w:rsidR="009D1A01">
        <w:rPr>
          <w:rFonts w:ascii="Times New Roman" w:eastAsia="KaiTi" w:hAnsi="Times New Roman" w:cs="Times New Roman"/>
          <w:color w:val="auto"/>
          <w:sz w:val="24"/>
          <w:szCs w:val="24"/>
        </w:rPr>
        <w:fldChar w:fldCharType="end"/>
      </w:r>
      <w:r w:rsidRPr="009A1876">
        <w:rPr>
          <w:rFonts w:ascii="Times New Roman" w:eastAsia="KaiTi" w:hAnsi="Times New Roman" w:cs="Times New Roman" w:hint="eastAsia"/>
          <w:color w:val="auto"/>
          <w:sz w:val="24"/>
          <w:szCs w:val="24"/>
        </w:rPr>
        <w:t>。在完成初步注释后，整合所有公共数据库（如</w:t>
      </w:r>
      <w:r w:rsidRPr="009A1876">
        <w:rPr>
          <w:rFonts w:ascii="Times New Roman" w:eastAsia="KaiTi" w:hAnsi="Times New Roman" w:cs="Times New Roman"/>
          <w:color w:val="auto"/>
          <w:sz w:val="24"/>
          <w:szCs w:val="24"/>
        </w:rPr>
        <w:t>PaVE</w:t>
      </w:r>
      <w:r w:rsidR="009D1A01" w:rsidRPr="009D1A01">
        <w:t xml:space="preserve"> </w:t>
      </w:r>
      <w:r w:rsidR="009D1A01">
        <w:rPr>
          <w:rFonts w:ascii="Times New Roman" w:eastAsia="KaiTi" w:hAnsi="Times New Roman" w:cs="Times New Roman"/>
          <w:color w:val="auto"/>
          <w:sz w:val="24"/>
          <w:szCs w:val="24"/>
        </w:rPr>
        <w:fldChar w:fldCharType="begin">
          <w:fldData xml:space="preserve">PEVuZE5vdGU+PENpdGU+PEF1dGhvcj5WYW4gRG9vcnNsYWVyPC9BdXRob3I+PFllYXI+MjAxNzwv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</w:fldData>
        </w:fldChar>
      </w:r>
      <w:r w:rsidR="009D1A01">
        <w:rPr>
          <w:rFonts w:ascii="Times New Roman" w:eastAsia="KaiTi" w:hAnsi="Times New Roman" w:cs="Times New Roman"/>
          <w:color w:val="auto"/>
          <w:sz w:val="24"/>
          <w:szCs w:val="24"/>
        </w:rPr>
        <w:instrText xml:space="preserve"> ADDIN EN.CITE </w:instrText>
      </w:r>
      <w:r w:rsidR="009D1A01">
        <w:rPr>
          <w:rFonts w:ascii="Times New Roman" w:eastAsia="KaiTi" w:hAnsi="Times New Roman" w:cs="Times New Roman"/>
          <w:color w:val="auto"/>
          <w:sz w:val="24"/>
          <w:szCs w:val="24"/>
        </w:rPr>
        <w:fldChar w:fldCharType="begin">
          <w:fldData xml:space="preserve">PEVuZE5vdGU+PENpdGU+PEF1dGhvcj5WYW4gRG9vcnNsYWVyPC9BdXRob3I+PFllYXI+MjAxNzwv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</w:fldData>
        </w:fldChar>
      </w:r>
      <w:r w:rsidR="009D1A01">
        <w:rPr>
          <w:rFonts w:ascii="Times New Roman" w:eastAsia="KaiTi" w:hAnsi="Times New Roman" w:cs="Times New Roman"/>
          <w:color w:val="auto"/>
          <w:sz w:val="24"/>
          <w:szCs w:val="24"/>
        </w:rPr>
        <w:instrText xml:space="preserve"> ADDIN EN.CITE.DATA </w:instrText>
      </w:r>
      <w:r w:rsidR="009D1A01">
        <w:rPr>
          <w:rFonts w:ascii="Times New Roman" w:eastAsia="KaiTi" w:hAnsi="Times New Roman" w:cs="Times New Roman"/>
          <w:color w:val="auto"/>
          <w:sz w:val="24"/>
          <w:szCs w:val="24"/>
        </w:rPr>
      </w:r>
      <w:r w:rsidR="009D1A01">
        <w:rPr>
          <w:rFonts w:ascii="Times New Roman" w:eastAsia="KaiTi" w:hAnsi="Times New Roman" w:cs="Times New Roman"/>
          <w:color w:val="auto"/>
          <w:sz w:val="24"/>
          <w:szCs w:val="24"/>
        </w:rPr>
        <w:fldChar w:fldCharType="end"/>
      </w:r>
      <w:r w:rsidR="009D1A01">
        <w:rPr>
          <w:rFonts w:ascii="Times New Roman" w:eastAsia="KaiTi" w:hAnsi="Times New Roman" w:cs="Times New Roman"/>
          <w:color w:val="auto"/>
          <w:sz w:val="24"/>
          <w:szCs w:val="24"/>
        </w:rPr>
      </w:r>
      <w:r w:rsidR="009D1A01">
        <w:rPr>
          <w:rFonts w:ascii="Times New Roman" w:eastAsia="KaiTi" w:hAnsi="Times New Roman" w:cs="Times New Roman"/>
          <w:color w:val="auto"/>
          <w:sz w:val="24"/>
          <w:szCs w:val="24"/>
        </w:rPr>
        <w:fldChar w:fldCharType="separate"/>
      </w:r>
      <w:r w:rsidR="009D1A01" w:rsidRPr="009D1A01">
        <w:rPr>
          <w:rFonts w:ascii="Times New Roman" w:eastAsia="KaiTi" w:hAnsi="Times New Roman" w:cs="Times New Roman"/>
          <w:noProof/>
          <w:color w:val="auto"/>
          <w:sz w:val="24"/>
          <w:szCs w:val="24"/>
          <w:vertAlign w:val="superscript"/>
        </w:rPr>
        <w:t>[12]</w:t>
      </w:r>
      <w:r w:rsidR="009D1A01">
        <w:rPr>
          <w:rFonts w:ascii="Times New Roman" w:eastAsia="KaiTi" w:hAnsi="Times New Roman" w:cs="Times New Roman"/>
          <w:color w:val="auto"/>
          <w:sz w:val="24"/>
          <w:szCs w:val="24"/>
        </w:rPr>
        <w:fldChar w:fldCharType="end"/>
      </w:r>
      <w:r w:rsidR="0050153A">
        <w:rPr>
          <w:rFonts w:ascii="Times New Roman" w:eastAsia="KaiTi" w:hAnsi="Times New Roman" w:cs="Times New Roman"/>
          <w:color w:val="auto"/>
          <w:sz w:val="24"/>
          <w:szCs w:val="24"/>
        </w:rPr>
        <w:t>，</w:t>
      </w:r>
      <w:r w:rsidRPr="009A1876">
        <w:rPr>
          <w:rFonts w:ascii="Times New Roman" w:eastAsia="KaiTi" w:hAnsi="Times New Roman" w:cs="Times New Roman"/>
          <w:color w:val="auto"/>
          <w:sz w:val="24"/>
          <w:szCs w:val="24"/>
        </w:rPr>
        <w:t>GenBank</w:t>
      </w:r>
      <w:r w:rsidR="00E83681" w:rsidRPr="00E83681">
        <w:t xml:space="preserve"> </w:t>
      </w:r>
      <w:r w:rsidR="009D1A01">
        <w:rPr>
          <w:rFonts w:ascii="Times New Roman" w:eastAsia="KaiTi" w:hAnsi="Times New Roman" w:cs="Times New Roman"/>
          <w:color w:val="auto"/>
          <w:sz w:val="24"/>
          <w:szCs w:val="24"/>
        </w:rPr>
        <w:fldChar w:fldCharType="begin"/>
      </w:r>
      <w:r w:rsidR="009D1A01">
        <w:rPr>
          <w:rFonts w:ascii="Times New Roman" w:eastAsia="KaiTi" w:hAnsi="Times New Roman" w:cs="Times New Roman"/>
          <w:color w:val="auto"/>
          <w:sz w:val="24"/>
          <w:szCs w:val="24"/>
        </w:rPr>
        <w:instrText xml:space="preserve"> ADDIN EN.CITE &lt;EndNote&gt;&lt;Cite&gt;&lt;Author&gt;Mizrachi&lt;/Author&gt;&lt;Year&gt;2007&lt;/Year&gt;&lt;RecNum&gt;160&lt;/RecNum&gt;&lt;DisplayText&gt;&lt;style face="superscript"&gt;[8]&lt;/style&gt;&lt;/DisplayText&gt;&lt;record&gt;&lt;rec-number&gt;160&lt;/rec-number&gt;&lt;foreign-keys&gt;&lt;key app="EN" db-id="0wvdsrxzkvxtwhe2ed7v2zdztwfx02sxr5zp" timestamp="1755664501"&gt;160&lt;/key&gt;&lt;/foreign-keys&gt;&lt;ref-type name="Journal Article"&gt;17&lt;/ref-type&gt;&lt;contributors&gt;&lt;authors&gt;&lt;author&gt;Mizrachi, Ilene&lt;/author&gt;&lt;author&gt;McEntyre, J&lt;/author&gt;&lt;author&gt;Ostell, J&lt;/author&gt;&lt;/authors&gt;&lt;/contributors&gt;&lt;titles&gt;&lt;title&gt;GenBank: the nucleotide sequence database&lt;/title&gt;&lt;secondary-title&gt;The NCBI handbook&lt;/secondary-title&gt;&lt;/titles&gt;&lt;periodical&gt;&lt;full-title&gt;The NCBI handbook&lt;/full-title&gt;&lt;/periodical&gt;&lt;dates&gt;&lt;year&gt;2007&lt;/year&gt;&lt;/dates&gt;&lt;urls&gt;&lt;/urls&gt;&lt;/record&gt;&lt;/Cite&gt;&lt;/EndNote&gt;</w:instrText>
      </w:r>
      <w:r w:rsidR="009D1A01">
        <w:rPr>
          <w:rFonts w:ascii="Times New Roman" w:eastAsia="KaiTi" w:hAnsi="Times New Roman" w:cs="Times New Roman"/>
          <w:color w:val="auto"/>
          <w:sz w:val="24"/>
          <w:szCs w:val="24"/>
        </w:rPr>
        <w:fldChar w:fldCharType="separate"/>
      </w:r>
      <w:r w:rsidR="009D1A01" w:rsidRPr="009D1A01">
        <w:rPr>
          <w:rFonts w:ascii="Times New Roman" w:eastAsia="KaiTi" w:hAnsi="Times New Roman" w:cs="Times New Roman"/>
          <w:noProof/>
          <w:color w:val="auto"/>
          <w:sz w:val="24"/>
          <w:szCs w:val="24"/>
          <w:vertAlign w:val="superscript"/>
        </w:rPr>
        <w:t>[8]</w:t>
      </w:r>
      <w:r w:rsidR="009D1A01">
        <w:rPr>
          <w:rFonts w:ascii="Times New Roman" w:eastAsia="KaiTi" w:hAnsi="Times New Roman" w:cs="Times New Roman"/>
          <w:color w:val="auto"/>
          <w:sz w:val="24"/>
          <w:szCs w:val="24"/>
        </w:rPr>
        <w:fldChar w:fldCharType="end"/>
      </w:r>
      <w:r w:rsidRPr="009A1876">
        <w:rPr>
          <w:rFonts w:ascii="Times New Roman" w:eastAsia="KaiTi" w:hAnsi="Times New Roman" w:cs="Times New Roman" w:hint="eastAsia"/>
          <w:color w:val="auto"/>
          <w:sz w:val="24"/>
          <w:szCs w:val="24"/>
        </w:rPr>
        <w:t>）的</w:t>
      </w:r>
      <w:r w:rsidRPr="009A1876">
        <w:rPr>
          <w:rFonts w:ascii="Times New Roman" w:eastAsia="KaiTi" w:hAnsi="Times New Roman" w:cs="Times New Roman"/>
          <w:color w:val="auto"/>
          <w:sz w:val="24"/>
          <w:szCs w:val="24"/>
        </w:rPr>
        <w:t xml:space="preserve"> HPV </w:t>
      </w:r>
      <w:r w:rsidRPr="009A1876">
        <w:rPr>
          <w:rFonts w:ascii="Times New Roman" w:eastAsia="KaiTi" w:hAnsi="Times New Roman" w:cs="Times New Roman" w:hint="eastAsia"/>
          <w:color w:val="auto"/>
          <w:sz w:val="24"/>
          <w:szCs w:val="24"/>
        </w:rPr>
        <w:t>基因组与本研究重建的新基因组，构建并公开发布全球首个以低危型</w:t>
      </w:r>
      <w:r w:rsidRPr="009A1876">
        <w:rPr>
          <w:rFonts w:ascii="Times New Roman" w:eastAsia="KaiTi" w:hAnsi="Times New Roman" w:cs="Times New Roman"/>
          <w:color w:val="auto"/>
          <w:sz w:val="24"/>
          <w:szCs w:val="24"/>
        </w:rPr>
        <w:t xml:space="preserve"> HPV </w:t>
      </w:r>
      <w:r w:rsidRPr="009A1876">
        <w:rPr>
          <w:rFonts w:ascii="Times New Roman" w:eastAsia="KaiTi" w:hAnsi="Times New Roman" w:cs="Times New Roman" w:hint="eastAsia"/>
          <w:color w:val="auto"/>
          <w:sz w:val="24"/>
          <w:szCs w:val="24"/>
        </w:rPr>
        <w:t>为主的大规模单倍型基因组数据库，在为后续研究提供坚实的数据基础的同时填补领域内的关键资源空白。</w:t>
      </w:r>
    </w:p>
    <w:p w14:paraId="6687A762" w14:textId="58E3D415" w:rsidR="00411BAC" w:rsidRPr="008D2A42" w:rsidRDefault="005679B2" w:rsidP="00E36FDB">
      <w:pPr>
        <w:spacing w:after="120" w:line="440" w:lineRule="exact"/>
        <w:ind w:firstLine="420"/>
        <w:rPr>
          <w:rFonts w:ascii="Times New Roman" w:eastAsia="KaiTi" w:hAnsi="Times New Roman" w:cs="Times New Roman"/>
          <w:color w:val="5F497A" w:themeColor="accent4" w:themeShade="BF"/>
          <w:sz w:val="24"/>
          <w:szCs w:val="24"/>
        </w:rPr>
      </w:pPr>
      <w:r w:rsidRPr="008D2A42">
        <w:rPr>
          <w:rFonts w:ascii="Times New Roman" w:eastAsia="KaiTi" w:hAnsi="Times New Roman" w:cs="Times New Roman" w:hint="eastAsia"/>
          <w:b/>
          <w:bCs/>
          <w:color w:val="5F497A" w:themeColor="accent4" w:themeShade="BF"/>
          <w:sz w:val="24"/>
          <w:szCs w:val="24"/>
        </w:rPr>
        <w:t>3.2.</w:t>
      </w:r>
      <w:r w:rsidR="008E595E" w:rsidRPr="008D2A42">
        <w:rPr>
          <w:rFonts w:ascii="Times New Roman" w:eastAsia="KaiTi" w:hAnsi="Times New Roman" w:cs="Times New Roman" w:hint="eastAsia"/>
          <w:b/>
          <w:bCs/>
          <w:color w:val="5F497A" w:themeColor="accent4" w:themeShade="BF"/>
          <w:sz w:val="24"/>
          <w:szCs w:val="24"/>
        </w:rPr>
        <w:t>3</w:t>
      </w:r>
      <w:r w:rsidRPr="008D2A42">
        <w:rPr>
          <w:rFonts w:ascii="Times New Roman" w:eastAsia="KaiTi" w:hAnsi="Times New Roman" w:cs="Times New Roman" w:hint="eastAsia"/>
          <w:b/>
          <w:bCs/>
          <w:color w:val="5F497A" w:themeColor="accent4" w:themeShade="BF"/>
          <w:sz w:val="24"/>
          <w:szCs w:val="24"/>
        </w:rPr>
        <w:t xml:space="preserve"> </w:t>
      </w:r>
      <w:r w:rsidR="00AF5CEF" w:rsidRPr="008D2A42">
        <w:rPr>
          <w:rFonts w:ascii="Times New Roman" w:eastAsia="KaiTi" w:hAnsi="Times New Roman" w:cs="Times New Roman" w:hint="eastAsia"/>
          <w:b/>
          <w:bCs/>
          <w:color w:val="5F497A" w:themeColor="accent4" w:themeShade="BF"/>
          <w:sz w:val="24"/>
          <w:szCs w:val="24"/>
        </w:rPr>
        <w:t>宿主内进化动力学定量建模解析</w:t>
      </w:r>
      <w:r w:rsidRPr="008D2A42">
        <w:rPr>
          <w:rFonts w:ascii="Times New Roman" w:eastAsia="KaiTi" w:hAnsi="Times New Roman" w:cs="Times New Roman" w:hint="eastAsia"/>
          <w:b/>
          <w:bCs/>
          <w:color w:val="5F497A" w:themeColor="accent4" w:themeShade="BF"/>
          <w:sz w:val="24"/>
          <w:szCs w:val="24"/>
        </w:rPr>
        <w:t>：</w:t>
      </w:r>
      <w:r w:rsidR="007B1BF0" w:rsidRPr="008D2A42">
        <w:rPr>
          <w:rFonts w:ascii="Times New Roman" w:eastAsia="KaiTi" w:hAnsi="Times New Roman" w:cs="Times New Roman" w:hint="eastAsia"/>
          <w:color w:val="5F497A" w:themeColor="accent4" w:themeShade="BF"/>
          <w:sz w:val="24"/>
          <w:szCs w:val="24"/>
          <w:u w:val="single"/>
        </w:rPr>
        <w:t>此阶段的核心是利用重建的单倍型数据和患者的纵向临床信息，构建数学模型来定量解析</w:t>
      </w:r>
      <w:r w:rsidR="009D1A01">
        <w:rPr>
          <w:rFonts w:ascii="Times New Roman" w:eastAsia="KaiTi" w:hAnsi="Times New Roman" w:cs="Times New Roman" w:hint="eastAsia"/>
          <w:color w:val="5F497A" w:themeColor="accent4" w:themeShade="BF"/>
          <w:sz w:val="24"/>
          <w:szCs w:val="24"/>
          <w:u w:val="single"/>
        </w:rPr>
        <w:t xml:space="preserve"> </w:t>
      </w:r>
      <w:r w:rsidR="007B1BF0" w:rsidRPr="008D2A42">
        <w:rPr>
          <w:rFonts w:ascii="Times New Roman" w:eastAsia="KaiTi" w:hAnsi="Times New Roman" w:cs="Times New Roman"/>
          <w:color w:val="5F497A" w:themeColor="accent4" w:themeShade="BF"/>
          <w:sz w:val="24"/>
          <w:szCs w:val="24"/>
          <w:u w:val="single"/>
        </w:rPr>
        <w:t>HPV</w:t>
      </w:r>
      <w:r w:rsidR="009D1A01">
        <w:rPr>
          <w:rFonts w:ascii="Times New Roman" w:eastAsia="KaiTi" w:hAnsi="Times New Roman" w:cs="Times New Roman" w:hint="eastAsia"/>
          <w:color w:val="5F497A" w:themeColor="accent4" w:themeShade="BF"/>
          <w:sz w:val="24"/>
          <w:szCs w:val="24"/>
          <w:u w:val="single"/>
        </w:rPr>
        <w:t xml:space="preserve"> </w:t>
      </w:r>
      <w:r w:rsidR="007B1BF0" w:rsidRPr="008D2A42">
        <w:rPr>
          <w:rFonts w:ascii="Times New Roman" w:eastAsia="KaiTi" w:hAnsi="Times New Roman" w:cs="Times New Roman" w:hint="eastAsia"/>
          <w:color w:val="5F497A" w:themeColor="accent4" w:themeShade="BF"/>
          <w:sz w:val="24"/>
          <w:szCs w:val="24"/>
          <w:u w:val="single"/>
        </w:rPr>
        <w:t>的进化动态，并检验关于病毒多样性来源的核心科学假说。</w:t>
      </w:r>
    </w:p>
    <w:p w14:paraId="7D2D40F3" w14:textId="4DBF2743" w:rsidR="00411BAC" w:rsidRPr="00411BAC" w:rsidRDefault="00411BAC" w:rsidP="005E151C">
      <w:pPr>
        <w:spacing w:after="12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tab/>
      </w:r>
      <w:r w:rsidR="00E0081C" w:rsidRPr="00E0081C">
        <w:rPr>
          <w:rFonts w:ascii="Times New Roman" w:eastAsia="KaiTi" w:hAnsi="Times New Roman" w:cs="Times New Roman" w:hint="eastAsia"/>
          <w:b/>
          <w:bCs/>
          <w:color w:val="auto"/>
          <w:sz w:val="24"/>
          <w:szCs w:val="24"/>
        </w:rPr>
        <w:t>初步</w:t>
      </w:r>
      <w:r w:rsidR="000C6F4E" w:rsidRPr="000C6F4E">
        <w:rPr>
          <w:rFonts w:ascii="Times New Roman" w:eastAsia="KaiTi" w:hAnsi="Times New Roman" w:cs="Times New Roman" w:hint="eastAsia"/>
          <w:b/>
          <w:bCs/>
          <w:color w:val="auto"/>
          <w:sz w:val="24"/>
          <w:szCs w:val="24"/>
        </w:rPr>
        <w:t>系统发育分析与多样性起源</w:t>
      </w:r>
      <w:r w:rsidR="00E0081C">
        <w:rPr>
          <w:rFonts w:ascii="Times New Roman" w:eastAsia="KaiTi" w:hAnsi="Times New Roman" w:cs="Times New Roman" w:hint="eastAsia"/>
          <w:b/>
          <w:bCs/>
          <w:color w:val="auto"/>
          <w:sz w:val="24"/>
          <w:szCs w:val="24"/>
        </w:rPr>
        <w:t>探索</w:t>
      </w:r>
      <w:r w:rsidR="000C6F4E" w:rsidRPr="000C6F4E">
        <w:rPr>
          <w:rFonts w:ascii="Times New Roman" w:eastAsia="KaiTi" w:hAnsi="Times New Roman" w:cs="Times New Roman" w:hint="eastAsia"/>
          <w:b/>
          <w:bCs/>
          <w:color w:val="auto"/>
          <w:sz w:val="24"/>
          <w:szCs w:val="24"/>
        </w:rPr>
        <w:t>：</w:t>
      </w:r>
      <w:r w:rsidR="000C6F4E" w:rsidRPr="000C6F4E">
        <w:rPr>
          <w:rFonts w:ascii="Times New Roman" w:eastAsia="KaiTi" w:hAnsi="Times New Roman" w:cs="Times New Roman" w:hint="eastAsia"/>
          <w:color w:val="auto"/>
          <w:sz w:val="24"/>
          <w:szCs w:val="24"/>
        </w:rPr>
        <w:t>为精确解析每个患者体内病毒种群的进化关系，将使用</w:t>
      </w:r>
      <w:r w:rsidR="000C6F4E" w:rsidRPr="000C6F4E">
        <w:rPr>
          <w:rFonts w:ascii="Times New Roman" w:eastAsia="KaiTi" w:hAnsi="Times New Roman" w:cs="Times New Roman"/>
          <w:color w:val="auto"/>
          <w:sz w:val="24"/>
          <w:szCs w:val="24"/>
        </w:rPr>
        <w:t xml:space="preserve"> MAFFT </w:t>
      </w:r>
      <w:r w:rsidR="000C6F4E" w:rsidRPr="000C6F4E">
        <w:rPr>
          <w:rFonts w:ascii="Times New Roman" w:eastAsia="KaiTi" w:hAnsi="Times New Roman" w:cs="Times New Roman" w:hint="eastAsia"/>
          <w:color w:val="auto"/>
          <w:sz w:val="24"/>
          <w:szCs w:val="24"/>
        </w:rPr>
        <w:t>完成多序列比对</w:t>
      </w:r>
      <w:r w:rsidR="007D59B2">
        <w:rPr>
          <w:rFonts w:ascii="Times New Roman" w:eastAsia="KaiTi" w:hAnsi="Times New Roman" w:cs="Times New Roman"/>
          <w:color w:val="auto"/>
          <w:sz w:val="24"/>
          <w:szCs w:val="24"/>
        </w:rPr>
        <w:fldChar w:fldCharType="begin">
          <w:fldData xml:space="preserve">PEVuZE5vdGU+PENpdGU+PEF1dGhvcj5LYXRvaDwvQXV0aG9yPjxZZWFyPjIwMTM8L1llYXI+PFJl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</w:fldData>
        </w:fldChar>
      </w:r>
      <w:r w:rsidR="007D59B2">
        <w:rPr>
          <w:rFonts w:ascii="Times New Roman" w:eastAsia="KaiTi" w:hAnsi="Times New Roman" w:cs="Times New Roman"/>
          <w:color w:val="auto"/>
          <w:sz w:val="24"/>
          <w:szCs w:val="24"/>
        </w:rPr>
        <w:instrText xml:space="preserve"> ADDIN EN.CITE </w:instrText>
      </w:r>
      <w:r w:rsidR="007D59B2">
        <w:rPr>
          <w:rFonts w:ascii="Times New Roman" w:eastAsia="KaiTi" w:hAnsi="Times New Roman" w:cs="Times New Roman"/>
          <w:color w:val="auto"/>
          <w:sz w:val="24"/>
          <w:szCs w:val="24"/>
        </w:rPr>
        <w:fldChar w:fldCharType="begin">
          <w:fldData xml:space="preserve">PEVuZE5vdGU+PENpdGU+PEF1dGhvcj5LYXRvaDwvQXV0aG9yPjxZZWFyPjIwMTM8L1llYXI+PFJl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</w:fldData>
        </w:fldChar>
      </w:r>
      <w:r w:rsidR="007D59B2">
        <w:rPr>
          <w:rFonts w:ascii="Times New Roman" w:eastAsia="KaiTi" w:hAnsi="Times New Roman" w:cs="Times New Roman"/>
          <w:color w:val="auto"/>
          <w:sz w:val="24"/>
          <w:szCs w:val="24"/>
        </w:rPr>
        <w:instrText xml:space="preserve"> ADDIN EN.CITE.DATA </w:instrText>
      </w:r>
      <w:r w:rsidR="007D59B2">
        <w:rPr>
          <w:rFonts w:ascii="Times New Roman" w:eastAsia="KaiTi" w:hAnsi="Times New Roman" w:cs="Times New Roman"/>
          <w:color w:val="auto"/>
          <w:sz w:val="24"/>
          <w:szCs w:val="24"/>
        </w:rPr>
      </w:r>
      <w:r w:rsidR="007D59B2">
        <w:rPr>
          <w:rFonts w:ascii="Times New Roman" w:eastAsia="KaiTi" w:hAnsi="Times New Roman" w:cs="Times New Roman"/>
          <w:color w:val="auto"/>
          <w:sz w:val="24"/>
          <w:szCs w:val="24"/>
        </w:rPr>
        <w:fldChar w:fldCharType="end"/>
      </w:r>
      <w:r w:rsidR="007D59B2">
        <w:rPr>
          <w:rFonts w:ascii="Times New Roman" w:eastAsia="KaiTi" w:hAnsi="Times New Roman" w:cs="Times New Roman"/>
          <w:color w:val="auto"/>
          <w:sz w:val="24"/>
          <w:szCs w:val="24"/>
        </w:rPr>
      </w:r>
      <w:r w:rsidR="007D59B2">
        <w:rPr>
          <w:rFonts w:ascii="Times New Roman" w:eastAsia="KaiTi" w:hAnsi="Times New Roman" w:cs="Times New Roman"/>
          <w:color w:val="auto"/>
          <w:sz w:val="24"/>
          <w:szCs w:val="24"/>
        </w:rPr>
        <w:fldChar w:fldCharType="separate"/>
      </w:r>
      <w:r w:rsidR="007D59B2" w:rsidRPr="007D59B2">
        <w:rPr>
          <w:rFonts w:ascii="Times New Roman" w:eastAsia="KaiTi" w:hAnsi="Times New Roman" w:cs="Times New Roman"/>
          <w:noProof/>
          <w:color w:val="auto"/>
          <w:sz w:val="24"/>
          <w:szCs w:val="24"/>
          <w:vertAlign w:val="superscript"/>
        </w:rPr>
        <w:t>[13]</w:t>
      </w:r>
      <w:r w:rsidR="007D59B2">
        <w:rPr>
          <w:rFonts w:ascii="Times New Roman" w:eastAsia="KaiTi" w:hAnsi="Times New Roman" w:cs="Times New Roman"/>
          <w:color w:val="auto"/>
          <w:sz w:val="24"/>
          <w:szCs w:val="24"/>
        </w:rPr>
        <w:fldChar w:fldCharType="end"/>
      </w:r>
      <w:r w:rsidR="000C6F4E" w:rsidRPr="000C6F4E">
        <w:rPr>
          <w:rFonts w:ascii="Times New Roman" w:eastAsia="KaiTi" w:hAnsi="Times New Roman" w:cs="Times New Roman" w:hint="eastAsia"/>
          <w:color w:val="auto"/>
          <w:sz w:val="24"/>
          <w:szCs w:val="24"/>
        </w:rPr>
        <w:t>，随后通过</w:t>
      </w:r>
      <w:r w:rsidR="000C6F4E" w:rsidRPr="000C6F4E">
        <w:rPr>
          <w:rFonts w:ascii="Times New Roman" w:eastAsia="KaiTi" w:hAnsi="Times New Roman" w:cs="Times New Roman"/>
          <w:color w:val="auto"/>
          <w:sz w:val="24"/>
          <w:szCs w:val="24"/>
        </w:rPr>
        <w:t xml:space="preserve"> RAxML-NG </w:t>
      </w:r>
      <w:r w:rsidR="000C6F4E" w:rsidRPr="000C6F4E">
        <w:rPr>
          <w:rFonts w:ascii="Times New Roman" w:eastAsia="KaiTi" w:hAnsi="Times New Roman" w:cs="Times New Roman" w:hint="eastAsia"/>
          <w:color w:val="auto"/>
          <w:sz w:val="24"/>
          <w:szCs w:val="24"/>
        </w:rPr>
        <w:t>构建最大似然系统发育树</w:t>
      </w:r>
      <w:r w:rsidR="007D59B2">
        <w:rPr>
          <w:rFonts w:ascii="Times New Roman" w:eastAsia="KaiTi" w:hAnsi="Times New Roman" w:cs="Times New Roman"/>
          <w:color w:val="auto"/>
          <w:sz w:val="24"/>
          <w:szCs w:val="24"/>
        </w:rPr>
        <w:fldChar w:fldCharType="begin"/>
      </w:r>
      <w:r w:rsidR="007D59B2">
        <w:rPr>
          <w:rFonts w:ascii="Times New Roman" w:eastAsia="KaiTi" w:hAnsi="Times New Roman" w:cs="Times New Roman"/>
          <w:color w:val="auto"/>
          <w:sz w:val="24"/>
          <w:szCs w:val="24"/>
        </w:rPr>
        <w:instrText xml:space="preserve"> ADDIN EN.CITE &lt;EndNote&gt;&lt;Cite&gt;&lt;Author&gt;Kozlov&lt;/Author&gt;&lt;Year&gt;2019&lt;/Year&gt;&lt;RecNum&gt;167&lt;/RecNum&gt;&lt;DisplayText&gt;&lt;style face="superscript"&gt;[14]&lt;/style&gt;&lt;/DisplayText&gt;&lt;record&gt;&lt;rec-number&gt;167&lt;/rec-number&gt;&lt;foreign-keys&gt;&lt;key app="EN" db-id="0wvdsrxzkvxtwhe2ed7v2zdztwfx02sxr5zp" timestamp="1755665107"&gt;167&lt;/key&gt;&lt;/foreign-keys&gt;&lt;ref-type name="Journal Article"&gt;17&lt;/ref-type&gt;&lt;contributors&gt;&lt;authors&gt;&lt;author&gt;Kozlov, A. M.&lt;/author&gt;&lt;author&gt;Darriba, D.&lt;/author&gt;&lt;author&gt;Flouri, T.&lt;/author&gt;&lt;author&gt;Morel, B.&lt;/author&gt;&lt;author&gt;Stamatakis, A.&lt;/author&gt;&lt;/authors&gt;&lt;/contributors&gt;&lt;auth-address&gt;Computational Molecular Evolution Group, Heidelberg Institute for Theoretical Studies, Heidelberg, Germany.&amp;#xD;Institute of Theoretical Informatics, Karlsruhe Institute of Technology, Karlsruhe, Germany.&lt;/auth-address&gt;&lt;titles&gt;&lt;title&gt;RAxML-NG: a fast, scalable and user-friendly tool for maximum likelihood phylogenetic inference&lt;/title&gt;&lt;secondary-title&gt;Bioinformatics&lt;/secondary-title&gt;&lt;/titles&gt;&lt;periodical&gt;&lt;full-title&gt;Bioinformatics&lt;/full-title&gt;&lt;abbr-1&gt;Bioinformatics&lt;/abbr-1&gt;&lt;/periodical&gt;&lt;pages&gt;4453-4455&lt;/pages&gt;&lt;volume&gt;35&lt;/volume&gt;&lt;number&gt;21&lt;/number&gt;&lt;keywords&gt;&lt;keyword&gt;*Algorithms&lt;/keyword&gt;&lt;keyword&gt;Likelihood Functions&lt;/keyword&gt;&lt;keyword&gt;*Phylogeny&lt;/keyword&gt;&lt;keyword&gt;*Software&lt;/keyword&gt;&lt;/keywords&gt;&lt;dates&gt;&lt;year&gt;2019&lt;/year&gt;&lt;pub-dates&gt;&lt;date&gt;Nov 1&lt;/date&gt;&lt;/pub-dates&gt;&lt;/dates&gt;&lt;isbn&gt;1367-4811 (Electronic)&amp;#xD;1367-4803 (Print)&amp;#xD;1367-4803 (Linking)&lt;/isbn&gt;&lt;accession-num&gt;31070718&lt;/accession-num&gt;&lt;urls&gt;&lt;related-urls&gt;&lt;url&gt;https://www.ncbi.nlm.nih.gov/pubmed/31070718&lt;/url&gt;&lt;/related-urls&gt;&lt;/urls&gt;&lt;custom2&gt;PMC6821337&lt;/custom2&gt;&lt;electronic-resource-num&gt;10.1093/bioinformatics/btz305&lt;/electronic-resource-num&gt;&lt;remote-database-name&gt;Medline&lt;/remote-database-name&gt;&lt;remote-database-provider&gt;NLM&lt;/remote-database-provider&gt;&lt;/record&gt;&lt;/Cite&gt;&lt;/EndNote&gt;</w:instrText>
      </w:r>
      <w:r w:rsidR="007D59B2">
        <w:rPr>
          <w:rFonts w:ascii="Times New Roman" w:eastAsia="KaiTi" w:hAnsi="Times New Roman" w:cs="Times New Roman"/>
          <w:color w:val="auto"/>
          <w:sz w:val="24"/>
          <w:szCs w:val="24"/>
        </w:rPr>
        <w:fldChar w:fldCharType="separate"/>
      </w:r>
      <w:r w:rsidR="007D59B2" w:rsidRPr="007D59B2">
        <w:rPr>
          <w:rFonts w:ascii="Times New Roman" w:eastAsia="KaiTi" w:hAnsi="Times New Roman" w:cs="Times New Roman"/>
          <w:noProof/>
          <w:color w:val="auto"/>
          <w:sz w:val="24"/>
          <w:szCs w:val="24"/>
          <w:vertAlign w:val="superscript"/>
        </w:rPr>
        <w:t>[14]</w:t>
      </w:r>
      <w:r w:rsidR="007D59B2">
        <w:rPr>
          <w:rFonts w:ascii="Times New Roman" w:eastAsia="KaiTi" w:hAnsi="Times New Roman" w:cs="Times New Roman"/>
          <w:color w:val="auto"/>
          <w:sz w:val="24"/>
          <w:szCs w:val="24"/>
        </w:rPr>
        <w:fldChar w:fldCharType="end"/>
      </w:r>
      <w:r w:rsidR="0050153A">
        <w:rPr>
          <w:rFonts w:ascii="Times New Roman" w:eastAsia="KaiTi" w:hAnsi="Times New Roman" w:cs="Times New Roman"/>
          <w:color w:val="auto"/>
          <w:sz w:val="24"/>
          <w:szCs w:val="24"/>
        </w:rPr>
        <w:t>。</w:t>
      </w:r>
      <w:r w:rsidR="000C6F4E" w:rsidRPr="000C6F4E">
        <w:rPr>
          <w:rFonts w:ascii="Times New Roman" w:eastAsia="KaiTi" w:hAnsi="Times New Roman" w:cs="Times New Roman" w:hint="eastAsia"/>
          <w:color w:val="auto"/>
          <w:sz w:val="24"/>
          <w:szCs w:val="24"/>
        </w:rPr>
        <w:t>将采用</w:t>
      </w:r>
      <w:r w:rsidR="007D59B2">
        <w:rPr>
          <w:rFonts w:ascii="Times New Roman" w:eastAsia="KaiTi" w:hAnsi="Times New Roman" w:cs="Times New Roman" w:hint="eastAsia"/>
          <w:color w:val="auto"/>
          <w:sz w:val="24"/>
          <w:szCs w:val="24"/>
        </w:rPr>
        <w:t xml:space="preserve"> </w:t>
      </w:r>
      <w:r w:rsidR="000C6F4E" w:rsidRPr="000C6F4E">
        <w:rPr>
          <w:rFonts w:ascii="Times New Roman" w:eastAsia="KaiTi" w:hAnsi="Times New Roman" w:cs="Times New Roman"/>
          <w:color w:val="auto"/>
          <w:sz w:val="24"/>
          <w:szCs w:val="24"/>
        </w:rPr>
        <w:t>GTR</w:t>
      </w:r>
      <w:r w:rsidR="007D59B2">
        <w:rPr>
          <w:rFonts w:ascii="Times New Roman" w:eastAsia="KaiTi" w:hAnsi="Times New Roman" w:cs="Times New Roman" w:hint="eastAsia"/>
          <w:color w:val="auto"/>
          <w:sz w:val="24"/>
          <w:szCs w:val="24"/>
        </w:rPr>
        <w:t xml:space="preserve"> </w:t>
      </w:r>
      <w:r w:rsidR="000C6F4E" w:rsidRPr="000C6F4E">
        <w:rPr>
          <w:rFonts w:ascii="Times New Roman" w:eastAsia="KaiTi" w:hAnsi="Times New Roman" w:cs="Times New Roman" w:hint="eastAsia"/>
          <w:color w:val="auto"/>
          <w:sz w:val="24"/>
          <w:szCs w:val="24"/>
        </w:rPr>
        <w:t>模型</w:t>
      </w:r>
      <w:r w:rsidR="007D59B2">
        <w:rPr>
          <w:rFonts w:ascii="Times New Roman" w:eastAsia="KaiTi" w:hAnsi="Times New Roman" w:cs="Times New Roman"/>
          <w:color w:val="auto"/>
          <w:sz w:val="24"/>
          <w:szCs w:val="24"/>
        </w:rPr>
        <w:fldChar w:fldCharType="begin"/>
      </w:r>
      <w:r w:rsidR="007D59B2">
        <w:rPr>
          <w:rFonts w:ascii="Times New Roman" w:eastAsia="KaiTi" w:hAnsi="Times New Roman" w:cs="Times New Roman"/>
          <w:color w:val="auto"/>
          <w:sz w:val="24"/>
          <w:szCs w:val="24"/>
        </w:rPr>
        <w:instrText xml:space="preserve"> ADDIN EN.CITE &lt;EndNote&gt;&lt;Cite&gt;&lt;Author&gt;Waddell&lt;/Author&gt;&lt;Year&gt;1997&lt;/Year&gt;&lt;RecNum&gt;168&lt;/RecNum&gt;&lt;DisplayText&gt;&lt;style face="superscript"&gt;[15]&lt;/style&gt;&lt;/DisplayText&gt;&lt;record&gt;&lt;rec-number&gt;168&lt;/rec-number&gt;&lt;foreign-keys&gt;&lt;key app="EN" db-id="0wvdsrxzkvxtwhe2ed7v2zdztwfx02sxr5zp" timestamp="1755665218"&gt;168&lt;/key&gt;&lt;/foreign-keys&gt;&lt;ref-type name="Journal Article"&gt;17&lt;/ref-type&gt;&lt;contributors&gt;&lt;authors&gt;&lt;author&gt;Waddell, P. J.&lt;/author&gt;&lt;author&gt;Steel, M. A.&lt;/author&gt;&lt;/authors&gt;&lt;/contributors&gt;&lt;auth-address&gt;School of Biological Sciences, Massey University, Palmerston North, New Zealand. waddell@ism.ac.jp&lt;/auth-address&gt;&lt;titles&gt;&lt;title&gt;General time-reversible distances with unequal rates across sites: mixing gamma and inverse Gaussian distributions with invariant sites&lt;/title&gt;&lt;secondary-title&gt;Mol Phylogenet Evol&lt;/secondary-title&gt;&lt;/titles&gt;&lt;periodical&gt;&lt;full-title&gt;Mol Phylogenet Evol&lt;/full-title&gt;&lt;/periodical&gt;&lt;pages&gt;398-414&lt;/pages&gt;&lt;volume&gt;8&lt;/volume&gt;&lt;number&gt;3&lt;/number&gt;&lt;keywords&gt;&lt;keyword&gt;Animals&lt;/keyword&gt;&lt;keyword&gt;DNA, Mitochondrial/genetics&lt;/keyword&gt;&lt;keyword&gt;Humans&lt;/keyword&gt;&lt;keyword&gt;Markov Chains&lt;/keyword&gt;&lt;keyword&gt;*Models, Genetic&lt;/keyword&gt;&lt;keyword&gt;Primates/genetics&lt;/keyword&gt;&lt;/keywords&gt;&lt;dates&gt;&lt;year&gt;1997&lt;/year&gt;&lt;pub-dates&gt;&lt;date&gt;Dec&lt;/date&gt;&lt;/pub-dates&gt;&lt;/dates&gt;&lt;isbn&gt;1055-7903 (Print)&amp;#xD;1055-7903 (Linking)&lt;/isbn&gt;&lt;accession-num&gt;9417897&lt;/accession-num&gt;&lt;urls&gt;&lt;related-urls&gt;&lt;url&gt;https://www.ncbi.nlm.nih.gov/pubmed/9417897&lt;/url&gt;&lt;/related-urls&gt;&lt;/urls&gt;&lt;electronic-resource-num&gt;10.1006/mpev.1997.0452&lt;/electronic-resource-num&gt;&lt;remote-database-name&gt;Medline&lt;/remote-database-name&gt;&lt;remote-database-provider&gt;NLM&lt;/remote-database-provider&gt;&lt;/record&gt;&lt;/Cite&gt;&lt;/EndNote&gt;</w:instrText>
      </w:r>
      <w:r w:rsidR="007D59B2">
        <w:rPr>
          <w:rFonts w:ascii="Times New Roman" w:eastAsia="KaiTi" w:hAnsi="Times New Roman" w:cs="Times New Roman"/>
          <w:color w:val="auto"/>
          <w:sz w:val="24"/>
          <w:szCs w:val="24"/>
        </w:rPr>
        <w:fldChar w:fldCharType="separate"/>
      </w:r>
      <w:r w:rsidR="007D59B2" w:rsidRPr="007D59B2">
        <w:rPr>
          <w:rFonts w:ascii="Times New Roman" w:eastAsia="KaiTi" w:hAnsi="Times New Roman" w:cs="Times New Roman"/>
          <w:noProof/>
          <w:color w:val="auto"/>
          <w:sz w:val="24"/>
          <w:szCs w:val="24"/>
          <w:vertAlign w:val="superscript"/>
        </w:rPr>
        <w:t>[15]</w:t>
      </w:r>
      <w:r w:rsidR="007D59B2">
        <w:rPr>
          <w:rFonts w:ascii="Times New Roman" w:eastAsia="KaiTi" w:hAnsi="Times New Roman" w:cs="Times New Roman"/>
          <w:color w:val="auto"/>
          <w:sz w:val="24"/>
          <w:szCs w:val="24"/>
        </w:rPr>
        <w:fldChar w:fldCharType="end"/>
      </w:r>
      <w:r w:rsidR="000C6F4E" w:rsidRPr="000C6F4E">
        <w:rPr>
          <w:rFonts w:ascii="Times New Roman" w:eastAsia="KaiTi" w:hAnsi="Times New Roman" w:cs="Times New Roman" w:hint="eastAsia"/>
          <w:color w:val="auto"/>
          <w:sz w:val="24"/>
          <w:szCs w:val="24"/>
        </w:rPr>
        <w:t>，并通过</w:t>
      </w:r>
      <w:r w:rsidR="00617542">
        <w:rPr>
          <w:rFonts w:ascii="Times New Roman" w:eastAsia="KaiTi" w:hAnsi="Times New Roman" w:cs="Times New Roman" w:hint="eastAsia"/>
          <w:color w:val="auto"/>
          <w:sz w:val="24"/>
          <w:szCs w:val="24"/>
        </w:rPr>
        <w:t>至少</w:t>
      </w:r>
      <w:r w:rsidR="000C6F4E" w:rsidRPr="000C6F4E">
        <w:rPr>
          <w:rFonts w:ascii="Times New Roman" w:eastAsia="KaiTi" w:hAnsi="Times New Roman" w:cs="Times New Roman"/>
          <w:color w:val="auto"/>
          <w:sz w:val="24"/>
          <w:szCs w:val="24"/>
        </w:rPr>
        <w:t xml:space="preserve"> 1000 </w:t>
      </w:r>
      <w:r w:rsidR="000C6F4E" w:rsidRPr="000C6F4E">
        <w:rPr>
          <w:rFonts w:ascii="Times New Roman" w:eastAsia="KaiTi" w:hAnsi="Times New Roman" w:cs="Times New Roman" w:hint="eastAsia"/>
          <w:color w:val="auto"/>
          <w:sz w:val="24"/>
          <w:szCs w:val="24"/>
        </w:rPr>
        <w:t>次</w:t>
      </w:r>
      <w:r w:rsidR="000C6F4E" w:rsidRPr="000C6F4E">
        <w:rPr>
          <w:rFonts w:ascii="Times New Roman" w:eastAsia="KaiTi" w:hAnsi="Times New Roman" w:cs="Times New Roman"/>
          <w:color w:val="auto"/>
          <w:sz w:val="24"/>
          <w:szCs w:val="24"/>
        </w:rPr>
        <w:t xml:space="preserve"> bootstrap </w:t>
      </w:r>
      <w:r w:rsidR="000C6F4E" w:rsidRPr="000C6F4E">
        <w:rPr>
          <w:rFonts w:ascii="Times New Roman" w:eastAsia="KaiTi" w:hAnsi="Times New Roman" w:cs="Times New Roman" w:hint="eastAsia"/>
          <w:color w:val="auto"/>
          <w:sz w:val="24"/>
          <w:szCs w:val="24"/>
        </w:rPr>
        <w:t>重复</w:t>
      </w:r>
      <w:r w:rsidR="00CA2333">
        <w:rPr>
          <w:rFonts w:ascii="Times New Roman" w:eastAsia="KaiTi" w:hAnsi="Times New Roman" w:cs="Times New Roman"/>
          <w:color w:val="auto"/>
          <w:sz w:val="24"/>
          <w:szCs w:val="24"/>
        </w:rPr>
        <w:fldChar w:fldCharType="begin"/>
      </w:r>
      <w:r w:rsidR="00CA2333">
        <w:rPr>
          <w:rFonts w:ascii="Times New Roman" w:eastAsia="KaiTi" w:hAnsi="Times New Roman" w:cs="Times New Roman"/>
          <w:color w:val="auto"/>
          <w:sz w:val="24"/>
          <w:szCs w:val="24"/>
        </w:rPr>
        <w:instrText xml:space="preserve"> ADDIN EN.CITE &lt;EndNote&gt;&lt;Cite&gt;&lt;Author&gt;Singh&lt;/Author&gt;&lt;Year&gt;2008&lt;/Year&gt;&lt;RecNum&gt;169&lt;/RecNum&gt;&lt;DisplayText&gt;&lt;style face="superscript"&gt;[16]&lt;/style&gt;&lt;/DisplayText&gt;&lt;record&gt;&lt;rec-number&gt;169&lt;/rec-number&gt;&lt;foreign-keys&gt;&lt;key app="EN" db-id="0wvdsrxzkvxtwhe2ed7v2zdztwfx02sxr5zp" timestamp="1755665276"&gt;169&lt;/key&gt;&lt;/foreign-keys&gt;&lt;ref-type name="Journal Article"&gt;17&lt;/ref-type&gt;&lt;contributors&gt;&lt;authors&gt;&lt;author&gt;Singh, Kesar&lt;/author&gt;&lt;author&gt;Xie, Minge&lt;/author&gt;&lt;/authors&gt;&lt;/contributors&gt;&lt;titles&gt;&lt;title&gt;Bootstrap: a statistical method&lt;/title&gt;&lt;secondary-title&gt;Unpublished manuscript, Rutgers University, USA. Retrieved from http://www. stat. rutgers. edu/home/mxie/RCPapers/bootstrap. pdf&lt;/secondary-title&gt;&lt;/titles&gt;&lt;periodical&gt;&lt;full-title&gt;Unpublished manuscript, Rutgers University, USA. Retrieved from http://www. stat. rutgers. edu/home/mxie/RCPapers/bootstrap. pdf&lt;/full-title&gt;&lt;/periodical&gt;&lt;pages&gt;1-14&lt;/pages&gt;&lt;dates&gt;&lt;year&gt;2008&lt;/year&gt;&lt;/dates&gt;&lt;urls&gt;&lt;/urls&gt;&lt;/record&gt;&lt;/Cite&gt;&lt;/EndNote&gt;</w:instrText>
      </w:r>
      <w:r w:rsidR="00CA2333">
        <w:rPr>
          <w:rFonts w:ascii="Times New Roman" w:eastAsia="KaiTi" w:hAnsi="Times New Roman" w:cs="Times New Roman"/>
          <w:color w:val="auto"/>
          <w:sz w:val="24"/>
          <w:szCs w:val="24"/>
        </w:rPr>
        <w:fldChar w:fldCharType="separate"/>
      </w:r>
      <w:r w:rsidR="00CA2333" w:rsidRPr="00CA2333">
        <w:rPr>
          <w:rFonts w:ascii="Times New Roman" w:eastAsia="KaiTi" w:hAnsi="Times New Roman" w:cs="Times New Roman"/>
          <w:noProof/>
          <w:color w:val="auto"/>
          <w:sz w:val="24"/>
          <w:szCs w:val="24"/>
          <w:vertAlign w:val="superscript"/>
        </w:rPr>
        <w:t>[16]</w:t>
      </w:r>
      <w:r w:rsidR="00CA2333">
        <w:rPr>
          <w:rFonts w:ascii="Times New Roman" w:eastAsia="KaiTi" w:hAnsi="Times New Roman" w:cs="Times New Roman"/>
          <w:color w:val="auto"/>
          <w:sz w:val="24"/>
          <w:szCs w:val="24"/>
        </w:rPr>
        <w:fldChar w:fldCharType="end"/>
      </w:r>
      <w:r w:rsidR="000C6F4E" w:rsidRPr="000C6F4E">
        <w:rPr>
          <w:rFonts w:ascii="Times New Roman" w:eastAsia="KaiTi" w:hAnsi="Times New Roman" w:cs="Times New Roman" w:hint="eastAsia"/>
          <w:color w:val="auto"/>
          <w:sz w:val="24"/>
          <w:szCs w:val="24"/>
        </w:rPr>
        <w:t>来评估分支的统计支持度。为定量区分宿主内进化与环境机会性重复感染，我们将应用</w:t>
      </w:r>
      <w:r w:rsidR="000C6F4E" w:rsidRPr="000C6F4E">
        <w:rPr>
          <w:rFonts w:ascii="Times New Roman" w:eastAsia="KaiTi" w:hAnsi="Times New Roman" w:cs="Times New Roman"/>
          <w:color w:val="auto"/>
          <w:sz w:val="24"/>
          <w:szCs w:val="24"/>
        </w:rPr>
        <w:t xml:space="preserve"> TreeCluster </w:t>
      </w:r>
      <w:r w:rsidR="000C6F4E" w:rsidRPr="000C6F4E">
        <w:rPr>
          <w:rFonts w:ascii="Times New Roman" w:eastAsia="KaiTi" w:hAnsi="Times New Roman" w:cs="Times New Roman" w:hint="eastAsia"/>
          <w:color w:val="auto"/>
          <w:sz w:val="24"/>
          <w:szCs w:val="24"/>
        </w:rPr>
        <w:t>对系统发育树进行单连锁聚类分析</w:t>
      </w:r>
      <w:r w:rsidR="00CA2333">
        <w:rPr>
          <w:rFonts w:ascii="Times New Roman" w:eastAsia="KaiTi" w:hAnsi="Times New Roman" w:cs="Times New Roman"/>
          <w:color w:val="auto"/>
          <w:sz w:val="24"/>
          <w:szCs w:val="24"/>
        </w:rPr>
        <w:fldChar w:fldCharType="begin">
          <w:fldData xml:space="preserve">PEVuZE5vdGU+PENpdGU+PEF1dGhvcj5CYWxhYmFuPC9BdXRob3I+PFllYXI+MjAxOTwvWWVhcj48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</w:fldData>
        </w:fldChar>
      </w:r>
      <w:r w:rsidR="00CA2333">
        <w:rPr>
          <w:rFonts w:ascii="Times New Roman" w:eastAsia="KaiTi" w:hAnsi="Times New Roman" w:cs="Times New Roman"/>
          <w:color w:val="auto"/>
          <w:sz w:val="24"/>
          <w:szCs w:val="24"/>
        </w:rPr>
        <w:instrText xml:space="preserve"> ADDIN EN.CITE </w:instrText>
      </w:r>
      <w:r w:rsidR="00CA2333">
        <w:rPr>
          <w:rFonts w:ascii="Times New Roman" w:eastAsia="KaiTi" w:hAnsi="Times New Roman" w:cs="Times New Roman"/>
          <w:color w:val="auto"/>
          <w:sz w:val="24"/>
          <w:szCs w:val="24"/>
        </w:rPr>
        <w:fldChar w:fldCharType="begin">
          <w:fldData xml:space="preserve">PEVuZE5vdGU+PENpdGU+PEF1dGhvcj5CYWxhYmFuPC9BdXRob3I+PFllYXI+MjAxOTwvWWVhcj48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</w:fldData>
        </w:fldChar>
      </w:r>
      <w:r w:rsidR="00CA2333">
        <w:rPr>
          <w:rFonts w:ascii="Times New Roman" w:eastAsia="KaiTi" w:hAnsi="Times New Roman" w:cs="Times New Roman"/>
          <w:color w:val="auto"/>
          <w:sz w:val="24"/>
          <w:szCs w:val="24"/>
        </w:rPr>
        <w:instrText xml:space="preserve"> ADDIN EN.CITE.DATA </w:instrText>
      </w:r>
      <w:r w:rsidR="00CA2333">
        <w:rPr>
          <w:rFonts w:ascii="Times New Roman" w:eastAsia="KaiTi" w:hAnsi="Times New Roman" w:cs="Times New Roman"/>
          <w:color w:val="auto"/>
          <w:sz w:val="24"/>
          <w:szCs w:val="24"/>
        </w:rPr>
      </w:r>
      <w:r w:rsidR="00CA2333">
        <w:rPr>
          <w:rFonts w:ascii="Times New Roman" w:eastAsia="KaiTi" w:hAnsi="Times New Roman" w:cs="Times New Roman"/>
          <w:color w:val="auto"/>
          <w:sz w:val="24"/>
          <w:szCs w:val="24"/>
        </w:rPr>
        <w:fldChar w:fldCharType="end"/>
      </w:r>
      <w:r w:rsidR="00CA2333">
        <w:rPr>
          <w:rFonts w:ascii="Times New Roman" w:eastAsia="KaiTi" w:hAnsi="Times New Roman" w:cs="Times New Roman"/>
          <w:color w:val="auto"/>
          <w:sz w:val="24"/>
          <w:szCs w:val="24"/>
        </w:rPr>
      </w:r>
      <w:r w:rsidR="00CA2333">
        <w:rPr>
          <w:rFonts w:ascii="Times New Roman" w:eastAsia="KaiTi" w:hAnsi="Times New Roman" w:cs="Times New Roman"/>
          <w:color w:val="auto"/>
          <w:sz w:val="24"/>
          <w:szCs w:val="24"/>
        </w:rPr>
        <w:fldChar w:fldCharType="separate"/>
      </w:r>
      <w:r w:rsidR="00CA2333" w:rsidRPr="00CA2333">
        <w:rPr>
          <w:rFonts w:ascii="Times New Roman" w:eastAsia="KaiTi" w:hAnsi="Times New Roman" w:cs="Times New Roman"/>
          <w:noProof/>
          <w:color w:val="auto"/>
          <w:sz w:val="24"/>
          <w:szCs w:val="24"/>
          <w:vertAlign w:val="superscript"/>
        </w:rPr>
        <w:t>[17]</w:t>
      </w:r>
      <w:r w:rsidR="00CA2333">
        <w:rPr>
          <w:rFonts w:ascii="Times New Roman" w:eastAsia="KaiTi" w:hAnsi="Times New Roman" w:cs="Times New Roman"/>
          <w:color w:val="auto"/>
          <w:sz w:val="24"/>
          <w:szCs w:val="24"/>
        </w:rPr>
        <w:fldChar w:fldCharType="end"/>
      </w:r>
      <w:r w:rsidR="000C6F4E" w:rsidRPr="000C6F4E">
        <w:rPr>
          <w:rFonts w:ascii="Times New Roman" w:eastAsia="KaiTi" w:hAnsi="Times New Roman" w:cs="Times New Roman" w:hint="eastAsia"/>
          <w:color w:val="auto"/>
          <w:sz w:val="24"/>
          <w:szCs w:val="24"/>
        </w:rPr>
        <w:t>。如果树中存在两个或多个单倍型簇，它们之间的平均遗传距离超过了在观测时间内宿主内进化可能产生的合理阈值（例如，保守估计为</w:t>
      </w:r>
      <w:r w:rsidR="000C6F4E" w:rsidRPr="000C6F4E">
        <w:rPr>
          <w:rFonts w:ascii="Times New Roman" w:eastAsia="KaiTi" w:hAnsi="Times New Roman" w:cs="Times New Roman"/>
          <w:color w:val="auto"/>
          <w:sz w:val="24"/>
          <w:szCs w:val="24"/>
        </w:rPr>
        <w:t xml:space="preserve"> 1% </w:t>
      </w:r>
      <w:r w:rsidR="000C6F4E" w:rsidRPr="000C6F4E">
        <w:rPr>
          <w:rFonts w:ascii="Times New Roman" w:eastAsia="KaiTi" w:hAnsi="Times New Roman" w:cs="Times New Roman" w:hint="eastAsia"/>
          <w:color w:val="auto"/>
          <w:sz w:val="24"/>
          <w:szCs w:val="24"/>
        </w:rPr>
        <w:t>的核苷酸差异），那么这些簇将被判定为源于独立的感染事件。反之，如果所有单倍型均聚集在一个紧密的簇内，则支持宿主内进化是多样性的主要来源。每个独立的进化谱系内的多样性将通过归一化香农熵和平均成对遗传距离进行量化。</w:t>
      </w:r>
    </w:p>
    <w:p w14:paraId="4C21AF20" w14:textId="68C6DDB5" w:rsidR="00411BAC" w:rsidRDefault="00411BAC" w:rsidP="005E151C">
      <w:pPr>
        <w:spacing w:after="12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lastRenderedPageBreak/>
        <w:tab/>
      </w:r>
      <w:r w:rsidR="004B7985" w:rsidRPr="003D3F6B">
        <w:rPr>
          <w:rFonts w:ascii="Times New Roman" w:eastAsia="KaiTi" w:hAnsi="Times New Roman" w:cs="Times New Roman" w:hint="eastAsia"/>
          <w:b/>
          <w:bCs/>
          <w:color w:val="auto"/>
          <w:sz w:val="24"/>
          <w:szCs w:val="24"/>
        </w:rPr>
        <w:t>纵向动态分析与进化参数估算：</w:t>
      </w:r>
      <w:r w:rsidR="004B7985" w:rsidRPr="004B7985">
        <w:rPr>
          <w:rFonts w:ascii="Times New Roman" w:eastAsia="KaiTi" w:hAnsi="Times New Roman" w:cs="Times New Roman" w:hint="eastAsia"/>
          <w:color w:val="auto"/>
          <w:sz w:val="24"/>
          <w:szCs w:val="24"/>
        </w:rPr>
        <w:t>对于接受了造血干细胞移植并拥有纵向数据采集记录的</w:t>
      </w:r>
      <w:r w:rsidR="004B7985" w:rsidRPr="004B7985">
        <w:rPr>
          <w:rFonts w:ascii="Times New Roman" w:eastAsia="KaiTi" w:hAnsi="Times New Roman" w:cs="Times New Roman"/>
          <w:color w:val="auto"/>
          <w:sz w:val="24"/>
          <w:szCs w:val="24"/>
        </w:rPr>
        <w:t xml:space="preserve"> 7 </w:t>
      </w:r>
      <w:r w:rsidR="004B7985" w:rsidRPr="004B7985">
        <w:rPr>
          <w:rFonts w:ascii="Times New Roman" w:eastAsia="KaiTi" w:hAnsi="Times New Roman" w:cs="Times New Roman" w:hint="eastAsia"/>
          <w:color w:val="auto"/>
          <w:sz w:val="24"/>
          <w:szCs w:val="24"/>
        </w:rPr>
        <w:t>位患者，我们将构建一个能够整合时变协变量的广义线性模型（</w:t>
      </w:r>
      <w:r w:rsidR="004B7985" w:rsidRPr="004B7985">
        <w:rPr>
          <w:rFonts w:ascii="Times New Roman" w:eastAsia="KaiTi" w:hAnsi="Times New Roman" w:cs="Times New Roman"/>
          <w:color w:val="auto"/>
          <w:sz w:val="24"/>
          <w:szCs w:val="24"/>
        </w:rPr>
        <w:t>Generalized Linear Model, GLM</w:t>
      </w:r>
      <w:r w:rsidR="00E83DF8">
        <w:rPr>
          <w:rFonts w:ascii="Times New Roman" w:eastAsia="KaiTi" w:hAnsi="Times New Roman" w:cs="Times New Roman" w:hint="eastAsia"/>
          <w:color w:val="auto"/>
          <w:sz w:val="24"/>
          <w:szCs w:val="24"/>
        </w:rPr>
        <w:t>）</w:t>
      </w:r>
      <w:r w:rsidR="008626B7">
        <w:rPr>
          <w:rFonts w:ascii="Times New Roman" w:eastAsia="KaiTi" w:hAnsi="Times New Roman" w:cs="Times New Roman"/>
          <w:color w:val="auto"/>
          <w:sz w:val="24"/>
          <w:szCs w:val="24"/>
        </w:rPr>
        <w:fldChar w:fldCharType="begin">
          <w:fldData xml:space="preserve">PEVuZE5vdGU+PENpdGU+PEF1dGhvcj5CZW5kYWxsPC9BdXRob3I+PFllYXI+MjAyMzwvWWVhcj48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</w:fldData>
        </w:fldChar>
      </w:r>
      <w:r w:rsidR="00CA2333">
        <w:rPr>
          <w:rFonts w:ascii="Times New Roman" w:eastAsia="KaiTi" w:hAnsi="Times New Roman" w:cs="Times New Roman"/>
          <w:color w:val="auto"/>
          <w:sz w:val="24"/>
          <w:szCs w:val="24"/>
        </w:rPr>
        <w:instrText xml:space="preserve"> ADDIN EN.CITE </w:instrText>
      </w:r>
      <w:r w:rsidR="00CA2333">
        <w:rPr>
          <w:rFonts w:ascii="Times New Roman" w:eastAsia="KaiTi" w:hAnsi="Times New Roman" w:cs="Times New Roman"/>
          <w:color w:val="auto"/>
          <w:sz w:val="24"/>
          <w:szCs w:val="24"/>
        </w:rPr>
        <w:fldChar w:fldCharType="begin">
          <w:fldData xml:space="preserve">PEVuZE5vdGU+PENpdGU+PEF1dGhvcj5CZW5kYWxsPC9BdXRob3I+PFllYXI+MjAyMzwvWWVhcj48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</w:fldData>
        </w:fldChar>
      </w:r>
      <w:r w:rsidR="00CA2333">
        <w:rPr>
          <w:rFonts w:ascii="Times New Roman" w:eastAsia="KaiTi" w:hAnsi="Times New Roman" w:cs="Times New Roman"/>
          <w:color w:val="auto"/>
          <w:sz w:val="24"/>
          <w:szCs w:val="24"/>
        </w:rPr>
        <w:instrText xml:space="preserve"> ADDIN EN.CITE.DATA </w:instrText>
      </w:r>
      <w:r w:rsidR="00CA2333">
        <w:rPr>
          <w:rFonts w:ascii="Times New Roman" w:eastAsia="KaiTi" w:hAnsi="Times New Roman" w:cs="Times New Roman"/>
          <w:color w:val="auto"/>
          <w:sz w:val="24"/>
          <w:szCs w:val="24"/>
        </w:rPr>
      </w:r>
      <w:r w:rsidR="00CA2333">
        <w:rPr>
          <w:rFonts w:ascii="Times New Roman" w:eastAsia="KaiTi" w:hAnsi="Times New Roman" w:cs="Times New Roman"/>
          <w:color w:val="auto"/>
          <w:sz w:val="24"/>
          <w:szCs w:val="24"/>
        </w:rPr>
        <w:fldChar w:fldCharType="end"/>
      </w:r>
      <w:r w:rsidR="008626B7">
        <w:rPr>
          <w:rFonts w:ascii="Times New Roman" w:eastAsia="KaiTi" w:hAnsi="Times New Roman" w:cs="Times New Roman"/>
          <w:color w:val="auto"/>
          <w:sz w:val="24"/>
          <w:szCs w:val="24"/>
        </w:rPr>
      </w:r>
      <w:r w:rsidR="008626B7">
        <w:rPr>
          <w:rFonts w:ascii="Times New Roman" w:eastAsia="KaiTi" w:hAnsi="Times New Roman" w:cs="Times New Roman"/>
          <w:color w:val="auto"/>
          <w:sz w:val="24"/>
          <w:szCs w:val="24"/>
        </w:rPr>
        <w:fldChar w:fldCharType="separate"/>
      </w:r>
      <w:r w:rsidR="00CA2333" w:rsidRPr="00CA2333">
        <w:rPr>
          <w:rFonts w:ascii="Times New Roman" w:eastAsia="KaiTi" w:hAnsi="Times New Roman" w:cs="Times New Roman"/>
          <w:noProof/>
          <w:color w:val="auto"/>
          <w:sz w:val="24"/>
          <w:szCs w:val="24"/>
          <w:vertAlign w:val="superscript"/>
        </w:rPr>
        <w:t>[18]</w:t>
      </w:r>
      <w:r w:rsidR="008626B7">
        <w:rPr>
          <w:rFonts w:ascii="Times New Roman" w:eastAsia="KaiTi" w:hAnsi="Times New Roman" w:cs="Times New Roman"/>
          <w:color w:val="auto"/>
          <w:sz w:val="24"/>
          <w:szCs w:val="24"/>
        </w:rPr>
        <w:fldChar w:fldCharType="end"/>
      </w:r>
      <w:r w:rsidR="001E7C74">
        <w:rPr>
          <w:rFonts w:ascii="Times New Roman" w:eastAsia="KaiTi" w:hAnsi="Times New Roman" w:cs="Times New Roman" w:hint="eastAsia"/>
          <w:color w:val="auto"/>
          <w:sz w:val="24"/>
          <w:szCs w:val="24"/>
        </w:rPr>
        <w:t>，</w:t>
      </w:r>
      <w:r w:rsidR="004B7985" w:rsidRPr="004B7985">
        <w:rPr>
          <w:rFonts w:ascii="Times New Roman" w:eastAsia="KaiTi" w:hAnsi="Times New Roman" w:cs="Times New Roman" w:hint="eastAsia"/>
          <w:color w:val="auto"/>
          <w:sz w:val="24"/>
          <w:szCs w:val="24"/>
        </w:rPr>
        <w:t>以量化免疫重建对病毒进化的影响。模型将观测到的单位点同义突变分歧度（</w:t>
      </w:r>
      <m:oMath>
        <m:r>
          <w:rPr>
            <w:rFonts w:ascii="Cambria Math" w:eastAsia="KaiTi" w:hAnsi="Cambria Math" w:cs="Times New Roman"/>
            <w:color w:val="auto"/>
            <w:sz w:val="24"/>
            <w:szCs w:val="24"/>
          </w:rPr>
          <m:t>obs_divS</m:t>
        </m:r>
      </m:oMath>
      <w:r w:rsidR="004B7985" w:rsidRPr="004B7985">
        <w:rPr>
          <w:rFonts w:ascii="Times New Roman" w:eastAsia="KaiTi" w:hAnsi="Times New Roman" w:cs="Times New Roman" w:hint="eastAsia"/>
          <w:color w:val="auto"/>
          <w:sz w:val="24"/>
          <w:szCs w:val="24"/>
        </w:rPr>
        <w:t>）随时间（</w:t>
      </w:r>
      <w:r w:rsidR="004B7985" w:rsidRPr="004B7985">
        <w:rPr>
          <w:rFonts w:ascii="Times New Roman" w:eastAsia="KaiTi" w:hAnsi="Times New Roman" w:cs="Times New Roman"/>
          <w:color w:val="auto"/>
          <w:sz w:val="24"/>
          <w:szCs w:val="24"/>
        </w:rPr>
        <w:t>t</w:t>
      </w:r>
      <w:r w:rsidR="004B7985" w:rsidRPr="004B7985">
        <w:rPr>
          <w:rFonts w:ascii="Times New Roman" w:eastAsia="KaiTi" w:hAnsi="Times New Roman" w:cs="Times New Roman" w:hint="eastAsia"/>
          <w:color w:val="auto"/>
          <w:sz w:val="24"/>
          <w:szCs w:val="24"/>
        </w:rPr>
        <w:t>）的变化描述为：</w:t>
      </w:r>
    </w:p>
    <w:p w14:paraId="40AB1607" w14:textId="4621DE1D" w:rsidR="004B7985" w:rsidRDefault="0014355A" w:rsidP="009164C5">
      <w:pPr>
        <w:spacing w:after="240" w:line="440" w:lineRule="exact"/>
        <w:rPr>
          <w:rFonts w:ascii="Times New Roman" w:eastAsia="KaiTi" w:hAnsi="Times New Roman" w:cs="Times New Roman"/>
          <w:color w:val="auto"/>
          <w:sz w:val="24"/>
          <w:szCs w:val="24"/>
        </w:rPr>
      </w:pPr>
      <m:oMathPara>
        <m:oMath>
          <m:r>
            <w:rPr>
              <w:rFonts w:ascii="Cambria Math" w:eastAsia="KaiTi" w:hAnsi="Cambria Math" w:cs="Times New Roman"/>
              <w:color w:val="auto"/>
              <w:sz w:val="24"/>
              <w:szCs w:val="24"/>
            </w:rPr>
            <m:t>obs_divS​(t)=μs​⋅t+β⋅I(δs​(t)&gt;γ)+ϵt​</m:t>
          </m:r>
        </m:oMath>
      </m:oMathPara>
    </w:p>
    <w:p w14:paraId="01804101" w14:textId="6BA615D5" w:rsidR="004B7985" w:rsidRDefault="000E6AF1" w:rsidP="00860131">
      <w:pPr>
        <w:spacing w:after="80" w:line="440" w:lineRule="exact"/>
        <w:ind w:firstLine="420"/>
        <w:rPr>
          <w:rFonts w:ascii="Times New Roman" w:eastAsia="KaiTi" w:hAnsi="Times New Roman" w:cs="Times New Roman"/>
          <w:color w:val="auto"/>
          <w:sz w:val="24"/>
          <w:szCs w:val="24"/>
        </w:rPr>
      </w:pPr>
      <w:r w:rsidRPr="009164C5">
        <w:rPr>
          <w:rFonts w:ascii="Times New Roman" w:eastAsia="KaiTi" w:hAnsi="Times New Roman" w:cs="Times New Roman" w:hint="eastAsia"/>
          <w:color w:val="auto"/>
          <w:sz w:val="24"/>
          <w:szCs w:val="24"/>
        </w:rPr>
        <w:t>其中</w:t>
      </w:r>
      <w:r w:rsidR="008A332B" w:rsidRPr="009164C5">
        <w:rPr>
          <w:rFonts w:ascii="Times New Roman" w:eastAsia="KaiTi" w:hAnsi="Times New Roman" w:cs="Times New Roman" w:hint="eastAsia"/>
          <w:color w:val="auto"/>
          <w:sz w:val="24"/>
          <w:szCs w:val="24"/>
        </w:rPr>
        <w:t>，</w:t>
      </w:r>
      <m:oMath>
        <m:r>
          <w:rPr>
            <w:rFonts w:ascii="Cambria Math" w:eastAsia="KaiTi" w:hAnsi="Cambria Math" w:cs="Times New Roman"/>
            <w:color w:val="auto"/>
            <w:sz w:val="24"/>
            <w:szCs w:val="24"/>
          </w:rPr>
          <m:t>μs</m:t>
        </m:r>
        <m:r>
          <m:rPr>
            <m:sty m:val="p"/>
          </m:rPr>
          <w:rPr>
            <w:rFonts w:ascii="Cambria Math" w:eastAsia="KaiTi" w:hAnsi="Cambria Math" w:cs="Times New Roman"/>
            <w:color w:val="auto"/>
            <w:sz w:val="24"/>
            <w:szCs w:val="24"/>
          </w:rPr>
          <m:t xml:space="preserve"> </m:t>
        </m:r>
      </m:oMath>
      <w:r w:rsidRPr="009164C5">
        <w:rPr>
          <w:rFonts w:ascii="Times New Roman" w:eastAsia="KaiTi" w:hAnsi="Times New Roman" w:cs="Times New Roman" w:hint="eastAsia"/>
          <w:color w:val="auto"/>
          <w:sz w:val="24"/>
          <w:szCs w:val="24"/>
        </w:rPr>
        <w:t>是待估算的同义突变速率（单位：突变</w:t>
      </w:r>
      <w:r w:rsidRPr="009164C5">
        <w:rPr>
          <w:rFonts w:ascii="Times New Roman" w:eastAsia="KaiTi" w:hAnsi="Times New Roman" w:cs="Times New Roman"/>
          <w:color w:val="auto"/>
          <w:sz w:val="24"/>
          <w:szCs w:val="24"/>
        </w:rPr>
        <w:t>/</w:t>
      </w:r>
      <w:r w:rsidRPr="009164C5">
        <w:rPr>
          <w:rFonts w:ascii="Times New Roman" w:eastAsia="KaiTi" w:hAnsi="Times New Roman" w:cs="Times New Roman" w:hint="eastAsia"/>
          <w:color w:val="auto"/>
          <w:sz w:val="24"/>
          <w:szCs w:val="24"/>
        </w:rPr>
        <w:t>位点</w:t>
      </w:r>
      <w:r w:rsidRPr="009164C5">
        <w:rPr>
          <w:rFonts w:ascii="Times New Roman" w:eastAsia="KaiTi" w:hAnsi="Times New Roman" w:cs="Times New Roman"/>
          <w:color w:val="auto"/>
          <w:sz w:val="24"/>
          <w:szCs w:val="24"/>
        </w:rPr>
        <w:t>/</w:t>
      </w:r>
      <w:r w:rsidR="0014355A" w:rsidRPr="009164C5">
        <w:rPr>
          <w:rFonts w:ascii="Times New Roman" w:eastAsia="KaiTi" w:hAnsi="Times New Roman" w:cs="Times New Roman" w:hint="eastAsia"/>
          <w:color w:val="auto"/>
          <w:sz w:val="24"/>
          <w:szCs w:val="24"/>
        </w:rPr>
        <w:t>时间</w:t>
      </w:r>
      <w:r w:rsidRPr="009164C5">
        <w:rPr>
          <w:rFonts w:ascii="Times New Roman" w:eastAsia="KaiTi" w:hAnsi="Times New Roman" w:cs="Times New Roman" w:hint="eastAsia"/>
          <w:color w:val="auto"/>
          <w:sz w:val="24"/>
          <w:szCs w:val="24"/>
        </w:rPr>
        <w:t>），它近似于病毒的中性突变率</w:t>
      </w:r>
      <w:r w:rsidR="008A332B" w:rsidRPr="009164C5">
        <w:rPr>
          <w:rFonts w:ascii="Times New Roman" w:eastAsia="KaiTi" w:hAnsi="Times New Roman" w:cs="Times New Roman" w:hint="eastAsia"/>
          <w:color w:val="auto"/>
          <w:sz w:val="24"/>
          <w:szCs w:val="24"/>
        </w:rPr>
        <w:t>；</w:t>
      </w:r>
      <m:oMath>
        <m:r>
          <w:rPr>
            <w:rFonts w:ascii="Cambria Math" w:eastAsia="KaiTi" w:hAnsi="Cambria Math" w:cs="Times New Roman"/>
            <w:color w:val="auto"/>
            <w:sz w:val="24"/>
            <w:szCs w:val="24"/>
          </w:rPr>
          <m:t>I</m:t>
        </m:r>
        <m:r>
          <m:rPr>
            <m:sty m:val="p"/>
          </m:rPr>
          <w:rPr>
            <w:rFonts w:ascii="Cambria Math" w:eastAsia="KaiTi" w:hAnsi="Cambria Math" w:cs="Times New Roman"/>
            <w:color w:val="auto"/>
            <w:sz w:val="24"/>
            <w:szCs w:val="24"/>
          </w:rPr>
          <m:t>(</m:t>
        </m:r>
        <m:r>
          <w:rPr>
            <w:rFonts w:ascii="Cambria Math" w:eastAsia="KaiTi" w:hAnsi="Cambria Math" w:cs="Times New Roman"/>
            <w:color w:val="auto"/>
            <w:sz w:val="24"/>
            <w:szCs w:val="24"/>
          </w:rPr>
          <m:t>δs</m:t>
        </m:r>
        <m:r>
          <m:rPr>
            <m:sty m:val="p"/>
          </m:rPr>
          <w:rPr>
            <w:rFonts w:ascii="Cambria Math" w:eastAsia="KaiTi" w:hAnsi="Cambria Math" w:cs="Times New Roman"/>
            <w:color w:val="auto"/>
            <w:sz w:val="24"/>
            <w:szCs w:val="24"/>
          </w:rPr>
          <m:t>(</m:t>
        </m:r>
        <m:r>
          <w:rPr>
            <w:rFonts w:ascii="Cambria Math" w:eastAsia="KaiTi" w:hAnsi="Cambria Math" w:cs="Times New Roman"/>
            <w:color w:val="auto"/>
            <w:sz w:val="24"/>
            <w:szCs w:val="24"/>
          </w:rPr>
          <m:t>t</m:t>
        </m:r>
        <m:r>
          <m:rPr>
            <m:sty m:val="p"/>
          </m:rPr>
          <w:rPr>
            <w:rFonts w:ascii="Cambria Math" w:eastAsia="KaiTi" w:hAnsi="Cambria Math" w:cs="Times New Roman"/>
            <w:color w:val="auto"/>
            <w:sz w:val="24"/>
            <w:szCs w:val="24"/>
          </w:rPr>
          <m:t>)&gt;</m:t>
        </m:r>
        <m:r>
          <w:rPr>
            <w:rFonts w:ascii="Cambria Math" w:eastAsia="KaiTi" w:hAnsi="Cambria Math" w:cs="Times New Roman"/>
            <w:color w:val="auto"/>
            <w:sz w:val="24"/>
            <w:szCs w:val="24"/>
          </w:rPr>
          <m:t>γ</m:t>
        </m:r>
        <m:r>
          <m:rPr>
            <m:sty m:val="p"/>
          </m:rPr>
          <w:rPr>
            <w:rFonts w:ascii="Cambria Math" w:eastAsia="KaiTi" w:hAnsi="Cambria Math" w:cs="Times New Roman"/>
            <w:color w:val="auto"/>
            <w:sz w:val="24"/>
            <w:szCs w:val="24"/>
          </w:rPr>
          <m:t xml:space="preserve">) </m:t>
        </m:r>
      </m:oMath>
      <w:r w:rsidRPr="009164C5">
        <w:rPr>
          <w:rFonts w:ascii="Times New Roman" w:eastAsia="KaiTi" w:hAnsi="Times New Roman" w:cs="Times New Roman" w:hint="eastAsia"/>
          <w:color w:val="auto"/>
          <w:sz w:val="24"/>
          <w:szCs w:val="24"/>
        </w:rPr>
        <w:t>是一个指示函数，用于捕捉非时钟模型的跳跃事件</w:t>
      </w:r>
      <w:r w:rsidR="008A332B" w:rsidRPr="009164C5">
        <w:rPr>
          <w:rFonts w:ascii="Times New Roman" w:eastAsia="KaiTi" w:hAnsi="Times New Roman" w:cs="Times New Roman" w:hint="eastAsia"/>
          <w:color w:val="auto"/>
          <w:sz w:val="24"/>
          <w:szCs w:val="24"/>
        </w:rPr>
        <w:t>，</w:t>
      </w:r>
      <w:r w:rsidRPr="009164C5">
        <w:rPr>
          <w:rFonts w:ascii="Times New Roman" w:eastAsia="KaiTi" w:hAnsi="Times New Roman" w:cs="Times New Roman" w:hint="eastAsia"/>
          <w:color w:val="auto"/>
          <w:sz w:val="24"/>
          <w:szCs w:val="24"/>
        </w:rPr>
        <w:t>当连续时间点间的变化率</w:t>
      </w:r>
      <w:r w:rsidR="00977D04" w:rsidRPr="009164C5">
        <w:rPr>
          <w:rFonts w:ascii="Times New Roman" w:eastAsia="KaiTi" w:hAnsi="Times New Roman" w:cs="Times New Roman" w:hint="eastAsia"/>
          <w:color w:val="auto"/>
          <w:sz w:val="24"/>
          <w:szCs w:val="24"/>
        </w:rPr>
        <w:t xml:space="preserve"> </w:t>
      </w:r>
      <m:oMath>
        <m:r>
          <w:rPr>
            <w:rFonts w:ascii="Cambria Math" w:eastAsia="KaiTi" w:hAnsi="Cambria Math" w:cs="Times New Roman"/>
            <w:color w:val="auto"/>
            <w:sz w:val="24"/>
            <w:szCs w:val="24"/>
          </w:rPr>
          <m:t>δs</m:t>
        </m:r>
        <m:r>
          <m:rPr>
            <m:sty m:val="p"/>
          </m:rPr>
          <w:rPr>
            <w:rFonts w:ascii="Cambria Math" w:eastAsia="KaiTi" w:hAnsi="Cambria Math" w:cs="Times New Roman"/>
            <w:color w:val="auto"/>
            <w:sz w:val="24"/>
            <w:szCs w:val="24"/>
          </w:rPr>
          <m:t>(</m:t>
        </m:r>
        <m:r>
          <w:rPr>
            <w:rFonts w:ascii="Cambria Math" w:eastAsia="KaiTi" w:hAnsi="Cambria Math" w:cs="Times New Roman"/>
            <w:color w:val="auto"/>
            <w:sz w:val="24"/>
            <w:szCs w:val="24"/>
          </w:rPr>
          <m:t>t</m:t>
        </m:r>
        <m:r>
          <m:rPr>
            <m:sty m:val="p"/>
          </m:rPr>
          <w:rPr>
            <w:rFonts w:ascii="Cambria Math" w:eastAsia="KaiTi" w:hAnsi="Cambria Math" w:cs="Times New Roman"/>
            <w:color w:val="auto"/>
            <w:sz w:val="24"/>
            <w:szCs w:val="24"/>
          </w:rPr>
          <m:t xml:space="preserve">) </m:t>
        </m:r>
      </m:oMath>
      <w:r w:rsidRPr="009164C5">
        <w:rPr>
          <w:rFonts w:ascii="Times New Roman" w:eastAsia="KaiTi" w:hAnsi="Times New Roman" w:cs="Times New Roman" w:hint="eastAsia"/>
          <w:color w:val="auto"/>
          <w:sz w:val="24"/>
          <w:szCs w:val="24"/>
        </w:rPr>
        <w:t>超过预设阈值</w:t>
      </w:r>
      <w:r w:rsidR="00EC5BA0" w:rsidRPr="009164C5">
        <w:rPr>
          <w:rFonts w:ascii="Times New Roman" w:eastAsia="KaiTi" w:hAnsi="Times New Roman" w:cs="Times New Roman" w:hint="eastAsia"/>
          <w:color w:val="auto"/>
          <w:sz w:val="24"/>
          <w:szCs w:val="24"/>
        </w:rPr>
        <w:t xml:space="preserve"> </w:t>
      </w:r>
      <m:oMath>
        <m:r>
          <w:rPr>
            <w:rFonts w:ascii="Cambria Math" w:eastAsia="KaiTi" w:hAnsi="Cambria Math" w:cs="Times New Roman"/>
            <w:color w:val="auto"/>
            <w:sz w:val="24"/>
            <w:szCs w:val="24"/>
          </w:rPr>
          <m:t>γ</m:t>
        </m:r>
      </m:oMath>
      <w:r w:rsidR="00EC5BA0" w:rsidRPr="009164C5">
        <w:rPr>
          <w:rFonts w:ascii="Times New Roman" w:eastAsia="KaiTi" w:hAnsi="Times New Roman" w:cs="Times New Roman" w:hint="eastAsia"/>
          <w:color w:val="auto"/>
          <w:sz w:val="24"/>
          <w:szCs w:val="24"/>
        </w:rPr>
        <w:t xml:space="preserve"> </w:t>
      </w:r>
      <w:r w:rsidRPr="009164C5">
        <w:rPr>
          <w:rFonts w:ascii="Times New Roman" w:eastAsia="KaiTi" w:hAnsi="Times New Roman" w:cs="Times New Roman" w:hint="eastAsia"/>
          <w:color w:val="auto"/>
          <w:sz w:val="24"/>
          <w:szCs w:val="24"/>
        </w:rPr>
        <w:t>时，该函数</w:t>
      </w:r>
      <w:r w:rsidR="008A332B" w:rsidRPr="009164C5">
        <w:rPr>
          <w:rFonts w:ascii="Times New Roman" w:eastAsia="KaiTi" w:hAnsi="Times New Roman" w:cs="Times New Roman" w:hint="eastAsia"/>
          <w:color w:val="auto"/>
          <w:sz w:val="24"/>
          <w:szCs w:val="24"/>
        </w:rPr>
        <w:t>值</w:t>
      </w:r>
      <w:r w:rsidRPr="009164C5">
        <w:rPr>
          <w:rFonts w:ascii="Times New Roman" w:eastAsia="KaiTi" w:hAnsi="Times New Roman" w:cs="Times New Roman" w:hint="eastAsia"/>
          <w:color w:val="auto"/>
          <w:sz w:val="24"/>
          <w:szCs w:val="24"/>
        </w:rPr>
        <w:t>为</w:t>
      </w:r>
      <w:r w:rsidR="00EC5BA0" w:rsidRPr="009164C5">
        <w:rPr>
          <w:rFonts w:ascii="Times New Roman" w:eastAsia="KaiTi" w:hAnsi="Times New Roman" w:cs="Times New Roman" w:hint="eastAsia"/>
          <w:color w:val="auto"/>
          <w:sz w:val="24"/>
          <w:szCs w:val="24"/>
        </w:rPr>
        <w:t xml:space="preserve"> </w:t>
      </w:r>
      <w:r w:rsidRPr="009164C5">
        <w:rPr>
          <w:rFonts w:ascii="Times New Roman" w:eastAsia="KaiTi" w:hAnsi="Times New Roman" w:cs="Times New Roman"/>
          <w:color w:val="auto"/>
          <w:sz w:val="24"/>
          <w:szCs w:val="24"/>
        </w:rPr>
        <w:t>1</w:t>
      </w:r>
      <w:r w:rsidRPr="009164C5">
        <w:rPr>
          <w:rFonts w:ascii="Times New Roman" w:eastAsia="KaiTi" w:hAnsi="Times New Roman" w:cs="Times New Roman" w:hint="eastAsia"/>
          <w:color w:val="auto"/>
          <w:sz w:val="24"/>
          <w:szCs w:val="24"/>
        </w:rPr>
        <w:t>，否则为</w:t>
      </w:r>
      <w:r w:rsidR="00EC5BA0" w:rsidRPr="009164C5">
        <w:rPr>
          <w:rFonts w:ascii="Times New Roman" w:eastAsia="KaiTi" w:hAnsi="Times New Roman" w:cs="Times New Roman" w:hint="eastAsia"/>
          <w:color w:val="auto"/>
          <w:sz w:val="24"/>
          <w:szCs w:val="24"/>
        </w:rPr>
        <w:t xml:space="preserve"> </w:t>
      </w:r>
      <w:r w:rsidRPr="009164C5">
        <w:rPr>
          <w:rFonts w:ascii="Times New Roman" w:eastAsia="KaiTi" w:hAnsi="Times New Roman" w:cs="Times New Roman"/>
          <w:color w:val="auto"/>
          <w:sz w:val="24"/>
          <w:szCs w:val="24"/>
        </w:rPr>
        <w:t>0</w:t>
      </w:r>
      <w:r w:rsidRPr="009164C5">
        <w:rPr>
          <w:rFonts w:ascii="Times New Roman" w:eastAsia="KaiTi" w:hAnsi="Times New Roman" w:cs="Times New Roman" w:hint="eastAsia"/>
          <w:color w:val="auto"/>
          <w:sz w:val="24"/>
          <w:szCs w:val="24"/>
        </w:rPr>
        <w:t>。这可以模拟由</w:t>
      </w:r>
      <w:r w:rsidR="00EC5BA0" w:rsidRPr="009164C5">
        <w:rPr>
          <w:rFonts w:ascii="Times New Roman" w:eastAsia="KaiTi" w:hAnsi="Times New Roman" w:cs="Times New Roman" w:hint="eastAsia"/>
          <w:color w:val="auto"/>
          <w:sz w:val="24"/>
          <w:szCs w:val="24"/>
        </w:rPr>
        <w:t>造血干细胞移</w:t>
      </w:r>
      <w:r w:rsidRPr="009164C5">
        <w:rPr>
          <w:rFonts w:ascii="Times New Roman" w:eastAsia="KaiTi" w:hAnsi="Times New Roman" w:cs="Times New Roman" w:hint="eastAsia"/>
          <w:color w:val="auto"/>
          <w:sz w:val="24"/>
          <w:szCs w:val="24"/>
        </w:rPr>
        <w:t>后免疫压力恢复导致的进化速率剧变</w:t>
      </w:r>
      <w:r w:rsidR="009164C5" w:rsidRPr="009164C5">
        <w:rPr>
          <w:rFonts w:ascii="Times New Roman" w:eastAsia="KaiTi" w:hAnsi="Times New Roman" w:cs="Times New Roman" w:hint="eastAsia"/>
          <w:color w:val="auto"/>
          <w:sz w:val="24"/>
          <w:szCs w:val="24"/>
        </w:rPr>
        <w:t>；</w:t>
      </w:r>
      <m:oMath>
        <m:r>
          <w:rPr>
            <w:rFonts w:ascii="Cambria Math" w:eastAsia="KaiTi" w:hAnsi="Cambria Math" w:cs="Times New Roman"/>
            <w:color w:val="auto"/>
            <w:sz w:val="24"/>
            <w:szCs w:val="24"/>
          </w:rPr>
          <m:t>β</m:t>
        </m:r>
        <m:r>
          <m:rPr>
            <m:sty m:val="p"/>
          </m:rPr>
          <w:rPr>
            <w:rFonts w:ascii="Cambria Math" w:eastAsia="KaiTi" w:hAnsi="Cambria Math" w:cs="Times New Roman"/>
            <w:color w:val="auto"/>
            <w:sz w:val="24"/>
            <w:szCs w:val="24"/>
          </w:rPr>
          <m:t xml:space="preserve"> </m:t>
        </m:r>
      </m:oMath>
      <w:r w:rsidRPr="009164C5">
        <w:rPr>
          <w:rFonts w:ascii="Times New Roman" w:eastAsia="KaiTi" w:hAnsi="Times New Roman" w:cs="Times New Roman" w:hint="eastAsia"/>
          <w:color w:val="auto"/>
          <w:sz w:val="24"/>
          <w:szCs w:val="24"/>
        </w:rPr>
        <w:t>是跳跃事件的平均效应大小</w:t>
      </w:r>
      <w:r w:rsidR="009164C5" w:rsidRPr="009164C5">
        <w:rPr>
          <w:rFonts w:ascii="Times New Roman" w:eastAsia="KaiTi" w:hAnsi="Times New Roman" w:cs="Times New Roman" w:hint="eastAsia"/>
          <w:color w:val="auto"/>
          <w:sz w:val="24"/>
          <w:szCs w:val="24"/>
        </w:rPr>
        <w:t>；</w:t>
      </w:r>
      <m:oMath>
        <m:r>
          <w:rPr>
            <w:rFonts w:ascii="Cambria Math" w:eastAsia="KaiTi" w:hAnsi="Cambria Math" w:cs="Times New Roman"/>
            <w:color w:val="auto"/>
            <w:sz w:val="24"/>
            <w:szCs w:val="24"/>
          </w:rPr>
          <m:t>ϵt</m:t>
        </m:r>
        <m:r>
          <m:rPr>
            <m:sty m:val="p"/>
          </m:rPr>
          <w:rPr>
            <w:rFonts w:ascii="Cambria Math" w:eastAsia="KaiTi" w:hAnsi="Cambria Math" w:cs="Times New Roman"/>
            <w:color w:val="auto"/>
            <w:sz w:val="24"/>
            <w:szCs w:val="24"/>
          </w:rPr>
          <m:t xml:space="preserve"> </m:t>
        </m:r>
      </m:oMath>
      <w:r w:rsidRPr="009164C5">
        <w:rPr>
          <w:rFonts w:ascii="Times New Roman" w:eastAsia="KaiTi" w:hAnsi="Times New Roman" w:cs="Times New Roman" w:hint="eastAsia"/>
          <w:color w:val="auto"/>
          <w:sz w:val="24"/>
          <w:szCs w:val="24"/>
        </w:rPr>
        <w:t>是高斯误差项。</w:t>
      </w:r>
      <w:r w:rsidR="00EA67AD" w:rsidRPr="00EA67AD">
        <w:rPr>
          <w:rFonts w:ascii="Times New Roman" w:eastAsia="KaiTi" w:hAnsi="Times New Roman" w:cs="Times New Roman" w:hint="eastAsia"/>
          <w:color w:val="auto"/>
          <w:sz w:val="24"/>
          <w:szCs w:val="24"/>
        </w:rPr>
        <w:t>模型的残差将使用</w:t>
      </w:r>
      <w:r w:rsidR="00EA67AD">
        <w:rPr>
          <w:rFonts w:ascii="Times New Roman" w:eastAsia="KaiTi" w:hAnsi="Times New Roman" w:cs="Times New Roman" w:hint="eastAsia"/>
          <w:color w:val="auto"/>
          <w:sz w:val="24"/>
          <w:szCs w:val="24"/>
        </w:rPr>
        <w:t xml:space="preserve"> </w:t>
      </w:r>
      <w:r w:rsidR="00EA67AD" w:rsidRPr="00EA67AD">
        <w:rPr>
          <w:rFonts w:ascii="Times New Roman" w:eastAsia="KaiTi" w:hAnsi="Times New Roman" w:cs="Times New Roman"/>
          <w:color w:val="auto"/>
          <w:sz w:val="24"/>
          <w:szCs w:val="24"/>
        </w:rPr>
        <w:t>R</w:t>
      </w:r>
      <w:r w:rsidR="00EA67AD">
        <w:rPr>
          <w:rFonts w:ascii="Times New Roman" w:eastAsia="KaiTi" w:hAnsi="Times New Roman" w:cs="Times New Roman" w:hint="eastAsia"/>
          <w:color w:val="auto"/>
          <w:sz w:val="24"/>
          <w:szCs w:val="24"/>
        </w:rPr>
        <w:t xml:space="preserve"> </w:t>
      </w:r>
      <w:r w:rsidR="00EA67AD" w:rsidRPr="00EA67AD">
        <w:rPr>
          <w:rFonts w:ascii="Times New Roman" w:eastAsia="KaiTi" w:hAnsi="Times New Roman" w:cs="Times New Roman" w:hint="eastAsia"/>
          <w:color w:val="auto"/>
          <w:sz w:val="24"/>
          <w:szCs w:val="24"/>
        </w:rPr>
        <w:t>包</w:t>
      </w:r>
      <w:r w:rsidR="00EA67AD">
        <w:rPr>
          <w:rFonts w:ascii="Times New Roman" w:eastAsia="KaiTi" w:hAnsi="Times New Roman" w:cs="Times New Roman" w:hint="eastAsia"/>
          <w:color w:val="auto"/>
          <w:sz w:val="24"/>
          <w:szCs w:val="24"/>
        </w:rPr>
        <w:t xml:space="preserve"> </w:t>
      </w:r>
      <w:r w:rsidR="00EA67AD" w:rsidRPr="00EA67AD">
        <w:rPr>
          <w:rFonts w:ascii="Times New Roman" w:eastAsia="KaiTi" w:hAnsi="Times New Roman" w:cs="Times New Roman"/>
          <w:color w:val="auto"/>
          <w:sz w:val="24"/>
          <w:szCs w:val="24"/>
        </w:rPr>
        <w:t>DHARMa</w:t>
      </w:r>
      <w:r w:rsidR="00EA67AD">
        <w:rPr>
          <w:rFonts w:ascii="Times New Roman" w:eastAsia="KaiTi" w:hAnsi="Times New Roman" w:cs="Times New Roman" w:hint="eastAsia"/>
          <w:color w:val="auto"/>
          <w:sz w:val="24"/>
          <w:szCs w:val="24"/>
        </w:rPr>
        <w:t xml:space="preserve"> </w:t>
      </w:r>
      <w:r w:rsidR="00EA67AD" w:rsidRPr="00EA67AD">
        <w:rPr>
          <w:rFonts w:ascii="Times New Roman" w:eastAsia="KaiTi" w:hAnsi="Times New Roman" w:cs="Times New Roman" w:hint="eastAsia"/>
          <w:color w:val="auto"/>
          <w:sz w:val="24"/>
          <w:szCs w:val="24"/>
        </w:rPr>
        <w:t>进行系统性检查，以确保模型拟合的充分性。</w:t>
      </w:r>
      <w:r w:rsidRPr="000E6AF1">
        <w:rPr>
          <w:rFonts w:ascii="Times New Roman" w:eastAsia="KaiTi" w:hAnsi="Times New Roman" w:cs="Times New Roman" w:hint="eastAsia"/>
          <w:color w:val="auto"/>
          <w:sz w:val="24"/>
          <w:szCs w:val="24"/>
        </w:rPr>
        <w:t>通过在</w:t>
      </w:r>
      <w:r w:rsidR="00C00D2B" w:rsidRPr="00C00D2B">
        <w:rPr>
          <w:rFonts w:ascii="Times New Roman" w:eastAsia="KaiTi" w:hAnsi="Times New Roman" w:cs="Times New Roman" w:hint="eastAsia"/>
          <w:color w:val="auto"/>
          <w:sz w:val="24"/>
          <w:szCs w:val="24"/>
        </w:rPr>
        <w:t>造血干细胞移植</w:t>
      </w:r>
      <w:r w:rsidRPr="000E6AF1">
        <w:rPr>
          <w:rFonts w:ascii="Times New Roman" w:eastAsia="KaiTi" w:hAnsi="Times New Roman" w:cs="Times New Roman" w:hint="eastAsia"/>
          <w:color w:val="auto"/>
          <w:sz w:val="24"/>
          <w:szCs w:val="24"/>
        </w:rPr>
        <w:t>前后分别拟合该模型，我们可以定量比较免疫重建对病毒基础突变积累速率的影响。类似的模型</w:t>
      </w:r>
      <w:r w:rsidR="00C00D2B">
        <w:rPr>
          <w:rFonts w:ascii="Times New Roman" w:eastAsia="KaiTi" w:hAnsi="Times New Roman" w:cs="Times New Roman" w:hint="eastAsia"/>
          <w:color w:val="auto"/>
          <w:sz w:val="24"/>
          <w:szCs w:val="24"/>
        </w:rPr>
        <w:t>也</w:t>
      </w:r>
      <w:r w:rsidRPr="000E6AF1">
        <w:rPr>
          <w:rFonts w:ascii="Times New Roman" w:eastAsia="KaiTi" w:hAnsi="Times New Roman" w:cs="Times New Roman" w:hint="eastAsia"/>
          <w:color w:val="auto"/>
          <w:sz w:val="24"/>
          <w:szCs w:val="24"/>
        </w:rPr>
        <w:t>将</w:t>
      </w:r>
      <w:r w:rsidR="0002365B">
        <w:rPr>
          <w:rFonts w:ascii="Times New Roman" w:eastAsia="KaiTi" w:hAnsi="Times New Roman" w:cs="Times New Roman" w:hint="eastAsia"/>
          <w:color w:val="auto"/>
          <w:sz w:val="24"/>
          <w:szCs w:val="24"/>
        </w:rPr>
        <w:t>迁移</w:t>
      </w:r>
      <w:r w:rsidRPr="000E6AF1">
        <w:rPr>
          <w:rFonts w:ascii="Times New Roman" w:eastAsia="KaiTi" w:hAnsi="Times New Roman" w:cs="Times New Roman" w:hint="eastAsia"/>
          <w:color w:val="auto"/>
          <w:sz w:val="24"/>
          <w:szCs w:val="24"/>
        </w:rPr>
        <w:t>应用于非同义突变分歧度</w:t>
      </w:r>
      <w:r w:rsidR="0002365B">
        <w:rPr>
          <w:rFonts w:ascii="Times New Roman" w:eastAsia="KaiTi" w:hAnsi="Times New Roman" w:cs="Times New Roman" w:hint="eastAsia"/>
          <w:color w:val="auto"/>
          <w:sz w:val="24"/>
          <w:szCs w:val="24"/>
        </w:rPr>
        <w:t>的计算</w:t>
      </w:r>
      <w:r w:rsidRPr="000E6AF1">
        <w:rPr>
          <w:rFonts w:ascii="Times New Roman" w:eastAsia="KaiTi" w:hAnsi="Times New Roman" w:cs="Times New Roman" w:hint="eastAsia"/>
          <w:color w:val="auto"/>
          <w:sz w:val="24"/>
          <w:szCs w:val="24"/>
        </w:rPr>
        <w:t>，以估算患者特异性的选择压力。</w:t>
      </w:r>
    </w:p>
    <w:p w14:paraId="0E297EFD" w14:textId="23926C56" w:rsidR="00E10534" w:rsidRDefault="007B0CA1" w:rsidP="0077683C">
      <w:pPr>
        <w:spacing w:after="80" w:line="440" w:lineRule="exact"/>
        <w:ind w:firstLine="420"/>
        <w:rPr>
          <w:rFonts w:ascii="Times New Roman" w:eastAsia="KaiTi" w:hAnsi="Times New Roman" w:cs="Times New Roman"/>
          <w:color w:val="auto"/>
          <w:sz w:val="24"/>
          <w:szCs w:val="24"/>
        </w:rPr>
      </w:pPr>
      <w:r w:rsidRPr="007B0CA1">
        <w:rPr>
          <w:rFonts w:ascii="Times New Roman" w:eastAsia="KaiTi" w:hAnsi="Times New Roman" w:cs="Times New Roman" w:hint="eastAsia"/>
          <w:b/>
          <w:bCs/>
          <w:color w:val="auto"/>
          <w:sz w:val="24"/>
          <w:szCs w:val="24"/>
        </w:rPr>
        <w:t>贝叶斯系统动力学推断：</w:t>
      </w:r>
      <w:r w:rsidRPr="007B0CA1">
        <w:rPr>
          <w:rFonts w:ascii="Times New Roman" w:eastAsia="KaiTi" w:hAnsi="Times New Roman" w:cs="Times New Roman" w:hint="eastAsia"/>
          <w:color w:val="auto"/>
          <w:sz w:val="24"/>
          <w:szCs w:val="24"/>
        </w:rPr>
        <w:t>为更精细地刻画免疫重建的作用，我们将在</w:t>
      </w:r>
      <w:r w:rsidRPr="007B0CA1">
        <w:rPr>
          <w:rFonts w:ascii="Times New Roman" w:eastAsia="KaiTi" w:hAnsi="Times New Roman" w:cs="Times New Roman"/>
          <w:color w:val="auto"/>
          <w:sz w:val="24"/>
          <w:szCs w:val="24"/>
        </w:rPr>
        <w:t xml:space="preserve"> BEAST2 </w:t>
      </w:r>
      <w:r w:rsidRPr="007B0CA1">
        <w:rPr>
          <w:rFonts w:ascii="Times New Roman" w:eastAsia="KaiTi" w:hAnsi="Times New Roman" w:cs="Times New Roman" w:hint="eastAsia"/>
          <w:color w:val="auto"/>
          <w:sz w:val="24"/>
          <w:szCs w:val="24"/>
        </w:rPr>
        <w:t>框架内应用出生</w:t>
      </w:r>
      <w:r w:rsidRPr="007B0CA1">
        <w:rPr>
          <w:rFonts w:ascii="Times New Roman" w:eastAsia="KaiTi" w:hAnsi="Times New Roman" w:cs="Times New Roman"/>
          <w:color w:val="auto"/>
          <w:sz w:val="24"/>
          <w:szCs w:val="24"/>
        </w:rPr>
        <w:t>-</w:t>
      </w:r>
      <w:r w:rsidRPr="007B0CA1">
        <w:rPr>
          <w:rFonts w:ascii="Times New Roman" w:eastAsia="KaiTi" w:hAnsi="Times New Roman" w:cs="Times New Roman" w:hint="eastAsia"/>
          <w:color w:val="auto"/>
          <w:sz w:val="24"/>
          <w:szCs w:val="24"/>
        </w:rPr>
        <w:t>死亡天际线模型（</w:t>
      </w:r>
      <w:r w:rsidRPr="007B0CA1">
        <w:rPr>
          <w:rFonts w:ascii="Times New Roman" w:eastAsia="KaiTi" w:hAnsi="Times New Roman" w:cs="Times New Roman"/>
          <w:color w:val="auto"/>
          <w:sz w:val="24"/>
          <w:szCs w:val="24"/>
        </w:rPr>
        <w:t>Birth-Death Skyline model</w:t>
      </w:r>
      <w:r w:rsidRPr="007B0CA1">
        <w:rPr>
          <w:rFonts w:ascii="Times New Roman" w:eastAsia="KaiTi" w:hAnsi="Times New Roman" w:cs="Times New Roman" w:hint="eastAsia"/>
          <w:color w:val="auto"/>
          <w:sz w:val="24"/>
          <w:szCs w:val="24"/>
        </w:rPr>
        <w:t>）</w:t>
      </w:r>
      <w:r w:rsidR="00837A2A">
        <w:rPr>
          <w:rFonts w:ascii="Times New Roman" w:eastAsia="KaiTi" w:hAnsi="Times New Roman" w:cs="Times New Roman"/>
          <w:color w:val="auto"/>
          <w:sz w:val="24"/>
          <w:szCs w:val="24"/>
        </w:rPr>
        <w:fldChar w:fldCharType="begin">
          <w:fldData xml:space="preserve">PEVuZE5vdGU+PENpdGU+PEF1dGhvcj5TdGFkbGVyPC9BdXRob3I+PFllYXI+MjAxMzwvWWVhcj48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</w:fldData>
        </w:fldChar>
      </w:r>
      <w:r w:rsidR="00837A2A">
        <w:rPr>
          <w:rFonts w:ascii="Times New Roman" w:eastAsia="KaiTi" w:hAnsi="Times New Roman" w:cs="Times New Roman"/>
          <w:color w:val="auto"/>
          <w:sz w:val="24"/>
          <w:szCs w:val="24"/>
        </w:rPr>
        <w:instrText xml:space="preserve"> ADDIN EN.CITE </w:instrText>
      </w:r>
      <w:r w:rsidR="00837A2A">
        <w:rPr>
          <w:rFonts w:ascii="Times New Roman" w:eastAsia="KaiTi" w:hAnsi="Times New Roman" w:cs="Times New Roman"/>
          <w:color w:val="auto"/>
          <w:sz w:val="24"/>
          <w:szCs w:val="24"/>
        </w:rPr>
        <w:fldChar w:fldCharType="begin">
          <w:fldData xml:space="preserve">PEVuZE5vdGU+PENpdGU+PEF1dGhvcj5TdGFkbGVyPC9BdXRob3I+PFllYXI+MjAxMzwvWWVhcj48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</w:fldData>
        </w:fldChar>
      </w:r>
      <w:r w:rsidR="00837A2A">
        <w:rPr>
          <w:rFonts w:ascii="Times New Roman" w:eastAsia="KaiTi" w:hAnsi="Times New Roman" w:cs="Times New Roman"/>
          <w:color w:val="auto"/>
          <w:sz w:val="24"/>
          <w:szCs w:val="24"/>
        </w:rPr>
        <w:instrText xml:space="preserve"> ADDIN EN.CITE.DATA </w:instrText>
      </w:r>
      <w:r w:rsidR="00837A2A">
        <w:rPr>
          <w:rFonts w:ascii="Times New Roman" w:eastAsia="KaiTi" w:hAnsi="Times New Roman" w:cs="Times New Roman"/>
          <w:color w:val="auto"/>
          <w:sz w:val="24"/>
          <w:szCs w:val="24"/>
        </w:rPr>
      </w:r>
      <w:r w:rsidR="00837A2A">
        <w:rPr>
          <w:rFonts w:ascii="Times New Roman" w:eastAsia="KaiTi" w:hAnsi="Times New Roman" w:cs="Times New Roman"/>
          <w:color w:val="auto"/>
          <w:sz w:val="24"/>
          <w:szCs w:val="24"/>
        </w:rPr>
        <w:fldChar w:fldCharType="end"/>
      </w:r>
      <w:r w:rsidR="00837A2A">
        <w:rPr>
          <w:rFonts w:ascii="Times New Roman" w:eastAsia="KaiTi" w:hAnsi="Times New Roman" w:cs="Times New Roman"/>
          <w:color w:val="auto"/>
          <w:sz w:val="24"/>
          <w:szCs w:val="24"/>
        </w:rPr>
      </w:r>
      <w:r w:rsidR="00837A2A">
        <w:rPr>
          <w:rFonts w:ascii="Times New Roman" w:eastAsia="KaiTi" w:hAnsi="Times New Roman" w:cs="Times New Roman"/>
          <w:color w:val="auto"/>
          <w:sz w:val="24"/>
          <w:szCs w:val="24"/>
        </w:rPr>
        <w:fldChar w:fldCharType="separate"/>
      </w:r>
      <w:r w:rsidR="00837A2A" w:rsidRPr="00837A2A">
        <w:rPr>
          <w:rFonts w:ascii="Times New Roman" w:eastAsia="KaiTi" w:hAnsi="Times New Roman" w:cs="Times New Roman"/>
          <w:noProof/>
          <w:color w:val="auto"/>
          <w:sz w:val="24"/>
          <w:szCs w:val="24"/>
          <w:vertAlign w:val="superscript"/>
        </w:rPr>
        <w:t>[19]</w:t>
      </w:r>
      <w:r w:rsidR="00837A2A">
        <w:rPr>
          <w:rFonts w:ascii="Times New Roman" w:eastAsia="KaiTi" w:hAnsi="Times New Roman" w:cs="Times New Roman"/>
          <w:color w:val="auto"/>
          <w:sz w:val="24"/>
          <w:szCs w:val="24"/>
        </w:rPr>
        <w:fldChar w:fldCharType="end"/>
      </w:r>
      <w:r w:rsidRPr="007B0CA1">
        <w:rPr>
          <w:rFonts w:ascii="Times New Roman" w:eastAsia="KaiTi" w:hAnsi="Times New Roman" w:cs="Times New Roman" w:hint="eastAsia"/>
          <w:color w:val="auto"/>
          <w:sz w:val="24"/>
          <w:szCs w:val="24"/>
        </w:rPr>
        <w:t>。其核心参数，病毒的有效繁殖数（</w:t>
      </w:r>
      <w:r w:rsidRPr="007B0CA1">
        <w:rPr>
          <w:rFonts w:ascii="Times New Roman" w:eastAsia="KaiTi" w:hAnsi="Times New Roman" w:cs="Times New Roman"/>
          <w:color w:val="auto"/>
          <w:sz w:val="24"/>
          <w:szCs w:val="24"/>
        </w:rPr>
        <w:t>Re</w:t>
      </w:r>
      <w:r w:rsidRPr="007B0CA1">
        <w:rPr>
          <w:rFonts w:ascii="Times New Roman" w:eastAsia="KaiTi" w:hAnsi="Times New Roman" w:cs="Times New Roman" w:hint="eastAsia"/>
          <w:color w:val="auto"/>
          <w:sz w:val="24"/>
          <w:szCs w:val="24"/>
        </w:rPr>
        <w:t>）将被建模为一个依赖于临床状态（干细胞移植状态）的协变量。通过贝叶斯推断，</w:t>
      </w:r>
      <w:r w:rsidRPr="007B0CA1">
        <w:rPr>
          <w:rFonts w:ascii="Times New Roman" w:eastAsia="KaiTi" w:hAnsi="Times New Roman" w:cs="Times New Roman"/>
          <w:color w:val="auto"/>
          <w:sz w:val="24"/>
          <w:szCs w:val="24"/>
        </w:rPr>
        <w:t xml:space="preserve">Re </w:t>
      </w:r>
      <w:r w:rsidRPr="007B0CA1">
        <w:rPr>
          <w:rFonts w:ascii="Times New Roman" w:eastAsia="KaiTi" w:hAnsi="Times New Roman" w:cs="Times New Roman" w:hint="eastAsia"/>
          <w:color w:val="auto"/>
          <w:sz w:val="24"/>
          <w:szCs w:val="24"/>
        </w:rPr>
        <w:t>在不同时期的后验分布，我们将能够直接检验适应性免疫恢复是否导致病毒有效种群规模显著下降的假说。</w:t>
      </w:r>
    </w:p>
    <w:p w14:paraId="04DFC154" w14:textId="5BB02C60" w:rsidR="001608EA" w:rsidRPr="00411BAC" w:rsidRDefault="00962BC5" w:rsidP="0077683C">
      <w:pPr>
        <w:spacing w:after="80" w:line="440" w:lineRule="exact"/>
        <w:ind w:firstLine="420"/>
        <w:rPr>
          <w:rFonts w:ascii="Times New Roman" w:eastAsia="KaiTi" w:hAnsi="Times New Roman" w:cs="Times New Roman"/>
          <w:color w:val="auto"/>
          <w:sz w:val="24"/>
          <w:szCs w:val="24"/>
        </w:rPr>
      </w:pPr>
      <w:r w:rsidRPr="00962BC5">
        <w:rPr>
          <w:rFonts w:ascii="Times New Roman" w:eastAsia="KaiTi" w:hAnsi="Times New Roman" w:cs="Times New Roman" w:hint="eastAsia"/>
          <w:b/>
          <w:bCs/>
          <w:color w:val="auto"/>
          <w:sz w:val="24"/>
          <w:szCs w:val="24"/>
        </w:rPr>
        <w:t>毒株定植的持续性分析与</w:t>
      </w:r>
      <w:r w:rsidR="00A57CE7" w:rsidRPr="00962BC5">
        <w:rPr>
          <w:rFonts w:ascii="Times New Roman" w:eastAsia="KaiTi" w:hAnsi="Times New Roman" w:cs="Times New Roman" w:hint="eastAsia"/>
          <w:b/>
          <w:bCs/>
          <w:color w:val="auto"/>
          <w:sz w:val="24"/>
          <w:szCs w:val="24"/>
        </w:rPr>
        <w:t>选择压力分析：</w:t>
      </w:r>
      <w:r w:rsidR="00A57CE7" w:rsidRPr="00A57CE7">
        <w:rPr>
          <w:rFonts w:ascii="Times New Roman" w:eastAsia="KaiTi" w:hAnsi="Times New Roman" w:cs="Times New Roman" w:hint="eastAsia"/>
          <w:color w:val="auto"/>
          <w:sz w:val="24"/>
          <w:szCs w:val="24"/>
        </w:rPr>
        <w:t>为了探究特定病毒毒株或进化枝在宿主体内的持续性定植模式及其进化机制，本研究将首先在系统发育分析后，利用</w:t>
      </w:r>
      <w:r w:rsidR="00A57CE7" w:rsidRPr="00A57CE7">
        <w:rPr>
          <w:rFonts w:ascii="Times New Roman" w:eastAsia="KaiTi" w:hAnsi="Times New Roman" w:cs="Times New Roman"/>
          <w:color w:val="auto"/>
          <w:sz w:val="24"/>
          <w:szCs w:val="24"/>
        </w:rPr>
        <w:t xml:space="preserve"> PACT </w:t>
      </w:r>
      <w:r w:rsidR="005D3110">
        <w:rPr>
          <w:rFonts w:ascii="Times New Roman" w:eastAsia="KaiTi" w:hAnsi="Times New Roman" w:cs="Times New Roman" w:hint="eastAsia"/>
          <w:color w:val="auto"/>
          <w:sz w:val="24"/>
          <w:szCs w:val="24"/>
        </w:rPr>
        <w:t>工具</w:t>
      </w:r>
      <w:r w:rsidR="00A57CE7" w:rsidRPr="00A57CE7">
        <w:rPr>
          <w:rFonts w:ascii="Times New Roman" w:eastAsia="KaiTi" w:hAnsi="Times New Roman" w:cs="Times New Roman" w:hint="eastAsia"/>
          <w:color w:val="auto"/>
          <w:sz w:val="24"/>
          <w:szCs w:val="24"/>
        </w:rPr>
        <w:t>计算病毒定植的持续性。随后运用</w:t>
      </w:r>
      <w:r w:rsidR="00A57CE7" w:rsidRPr="00A57CE7">
        <w:rPr>
          <w:rFonts w:ascii="Times New Roman" w:eastAsia="KaiTi" w:hAnsi="Times New Roman" w:cs="Times New Roman"/>
          <w:color w:val="auto"/>
          <w:sz w:val="24"/>
          <w:szCs w:val="24"/>
        </w:rPr>
        <w:t xml:space="preserve"> HyPhy</w:t>
      </w:r>
      <w:r w:rsidR="00287F5E" w:rsidRPr="00287F5E">
        <w:t xml:space="preserve"> </w:t>
      </w:r>
      <w:r w:rsidR="003F2693">
        <w:rPr>
          <w:rFonts w:ascii="Times New Roman" w:eastAsia="KaiTi" w:hAnsi="Times New Roman" w:cs="Times New Roman"/>
          <w:color w:val="auto"/>
          <w:sz w:val="24"/>
          <w:szCs w:val="24"/>
        </w:rPr>
        <w:fldChar w:fldCharType="begin">
          <w:fldData xml:space="preserve">PEVuZE5vdGU+PENpdGU+PEF1dGhvcj5Qb25kPC9BdXRob3I+PFllYXI+MjAwNTwvWWVhcj48UmVj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</w:fldData>
        </w:fldChar>
      </w:r>
      <w:r w:rsidR="00A8234A">
        <w:rPr>
          <w:rFonts w:ascii="Times New Roman" w:eastAsia="KaiTi" w:hAnsi="Times New Roman" w:cs="Times New Roman"/>
          <w:color w:val="auto"/>
          <w:sz w:val="24"/>
          <w:szCs w:val="24"/>
        </w:rPr>
        <w:instrText xml:space="preserve"> ADDIN EN.CITE </w:instrText>
      </w:r>
      <w:r w:rsidR="00A8234A">
        <w:rPr>
          <w:rFonts w:ascii="Times New Roman" w:eastAsia="KaiTi" w:hAnsi="Times New Roman" w:cs="Times New Roman"/>
          <w:color w:val="auto"/>
          <w:sz w:val="24"/>
          <w:szCs w:val="24"/>
        </w:rPr>
        <w:fldChar w:fldCharType="begin">
          <w:fldData xml:space="preserve">PEVuZE5vdGU+PENpdGU+PEF1dGhvcj5Qb25kPC9BdXRob3I+PFllYXI+MjAwNTwvWWVhcj48UmVj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</w:fldData>
        </w:fldChar>
      </w:r>
      <w:r w:rsidR="00A8234A">
        <w:rPr>
          <w:rFonts w:ascii="Times New Roman" w:eastAsia="KaiTi" w:hAnsi="Times New Roman" w:cs="Times New Roman"/>
          <w:color w:val="auto"/>
          <w:sz w:val="24"/>
          <w:szCs w:val="24"/>
        </w:rPr>
        <w:instrText xml:space="preserve"> ADDIN EN.CITE.DATA </w:instrText>
      </w:r>
      <w:r w:rsidR="00A8234A">
        <w:rPr>
          <w:rFonts w:ascii="Times New Roman" w:eastAsia="KaiTi" w:hAnsi="Times New Roman" w:cs="Times New Roman"/>
          <w:color w:val="auto"/>
          <w:sz w:val="24"/>
          <w:szCs w:val="24"/>
        </w:rPr>
      </w:r>
      <w:r w:rsidR="00A8234A">
        <w:rPr>
          <w:rFonts w:ascii="Times New Roman" w:eastAsia="KaiTi" w:hAnsi="Times New Roman" w:cs="Times New Roman"/>
          <w:color w:val="auto"/>
          <w:sz w:val="24"/>
          <w:szCs w:val="24"/>
        </w:rPr>
        <w:fldChar w:fldCharType="end"/>
      </w:r>
      <w:r w:rsidR="003F2693">
        <w:rPr>
          <w:rFonts w:ascii="Times New Roman" w:eastAsia="KaiTi" w:hAnsi="Times New Roman" w:cs="Times New Roman"/>
          <w:color w:val="auto"/>
          <w:sz w:val="24"/>
          <w:szCs w:val="24"/>
        </w:rPr>
      </w:r>
      <w:r w:rsidR="003F2693">
        <w:rPr>
          <w:rFonts w:ascii="Times New Roman" w:eastAsia="KaiTi" w:hAnsi="Times New Roman" w:cs="Times New Roman"/>
          <w:color w:val="auto"/>
          <w:sz w:val="24"/>
          <w:szCs w:val="24"/>
        </w:rPr>
        <w:fldChar w:fldCharType="separate"/>
      </w:r>
      <w:r w:rsidR="00A8234A" w:rsidRPr="00A8234A">
        <w:rPr>
          <w:rFonts w:ascii="Times New Roman" w:eastAsia="KaiTi" w:hAnsi="Times New Roman" w:cs="Times New Roman"/>
          <w:noProof/>
          <w:color w:val="auto"/>
          <w:sz w:val="24"/>
          <w:szCs w:val="24"/>
          <w:vertAlign w:val="superscript"/>
        </w:rPr>
        <w:t>[20, 21]</w:t>
      </w:r>
      <w:r w:rsidR="003F2693">
        <w:rPr>
          <w:rFonts w:ascii="Times New Roman" w:eastAsia="KaiTi" w:hAnsi="Times New Roman" w:cs="Times New Roman"/>
          <w:color w:val="auto"/>
          <w:sz w:val="24"/>
          <w:szCs w:val="24"/>
        </w:rPr>
        <w:fldChar w:fldCharType="end"/>
      </w:r>
      <w:r w:rsidR="00A57CE7">
        <w:rPr>
          <w:rFonts w:ascii="Times New Roman" w:eastAsia="KaiTi" w:hAnsi="Times New Roman" w:cs="Times New Roman" w:hint="eastAsia"/>
          <w:color w:val="auto"/>
          <w:sz w:val="24"/>
          <w:szCs w:val="24"/>
        </w:rPr>
        <w:t xml:space="preserve"> </w:t>
      </w:r>
      <w:r w:rsidR="00A57CE7" w:rsidRPr="00A57CE7">
        <w:rPr>
          <w:rFonts w:ascii="Times New Roman" w:eastAsia="KaiTi" w:hAnsi="Times New Roman" w:cs="Times New Roman" w:hint="eastAsia"/>
          <w:color w:val="auto"/>
          <w:sz w:val="24"/>
          <w:szCs w:val="24"/>
        </w:rPr>
        <w:t>中的</w:t>
      </w:r>
      <w:r w:rsidR="00A57CE7" w:rsidRPr="00A57CE7">
        <w:rPr>
          <w:rFonts w:ascii="Times New Roman" w:eastAsia="KaiTi" w:hAnsi="Times New Roman" w:cs="Times New Roman"/>
          <w:color w:val="auto"/>
          <w:sz w:val="24"/>
          <w:szCs w:val="24"/>
        </w:rPr>
        <w:t xml:space="preserve"> FUBAR</w:t>
      </w:r>
      <w:r w:rsidR="00A57CE7" w:rsidRPr="00A57CE7">
        <w:rPr>
          <w:rFonts w:ascii="Times New Roman" w:eastAsia="KaiTi" w:hAnsi="Times New Roman" w:cs="Times New Roman" w:hint="eastAsia"/>
          <w:color w:val="auto"/>
          <w:sz w:val="24"/>
          <w:szCs w:val="24"/>
        </w:rPr>
        <w:t>（</w:t>
      </w:r>
      <w:r w:rsidR="00A57CE7" w:rsidRPr="00A57CE7">
        <w:rPr>
          <w:rFonts w:ascii="Times New Roman" w:eastAsia="KaiTi" w:hAnsi="Times New Roman" w:cs="Times New Roman"/>
          <w:color w:val="auto"/>
          <w:sz w:val="24"/>
          <w:szCs w:val="24"/>
        </w:rPr>
        <w:t>Fast, Unconstrained Bayesian AppRoximation</w:t>
      </w:r>
      <w:r w:rsidR="00A57CE7" w:rsidRPr="00A57CE7">
        <w:rPr>
          <w:rFonts w:ascii="Times New Roman" w:eastAsia="KaiTi" w:hAnsi="Times New Roman" w:cs="Times New Roman" w:hint="eastAsia"/>
          <w:color w:val="auto"/>
          <w:sz w:val="24"/>
          <w:szCs w:val="24"/>
        </w:rPr>
        <w:t>）方法</w:t>
      </w:r>
      <w:r w:rsidR="003F2693">
        <w:rPr>
          <w:rFonts w:ascii="Times New Roman" w:eastAsia="KaiTi" w:hAnsi="Times New Roman" w:cs="Times New Roman"/>
          <w:color w:val="auto"/>
          <w:sz w:val="24"/>
          <w:szCs w:val="24"/>
        </w:rPr>
        <w:fldChar w:fldCharType="begin"/>
      </w:r>
      <w:r w:rsidR="003F2693">
        <w:rPr>
          <w:rFonts w:ascii="Times New Roman" w:eastAsia="KaiTi" w:hAnsi="Times New Roman" w:cs="Times New Roman"/>
          <w:color w:val="auto"/>
          <w:sz w:val="24"/>
          <w:szCs w:val="24"/>
        </w:rPr>
        <w:instrText xml:space="preserve"> ADDIN EN.CITE &lt;EndNote&gt;&lt;Cite&gt;&lt;Author&gt;Murrell&lt;/Author&gt;&lt;Year&gt;2013&lt;/Year&gt;&lt;RecNum&gt;174&lt;/RecNum&gt;&lt;DisplayText&gt;&lt;style face="superscript"&gt;[22]&lt;/style&gt;&lt;/DisplayText&gt;&lt;record&gt;&lt;rec-number&gt;174&lt;/rec-number&gt;&lt;foreign-keys&gt;&lt;key app="EN" db-id="0wvdsrxzkvxtwhe2ed7v2zdztwfx02sxr5zp" timestamp="1755665541"&gt;174&lt;/key&gt;&lt;/foreign-keys&gt;&lt;ref-type name="Journal Article"&gt;17&lt;/ref-type&gt;&lt;contributors&gt;&lt;authors&gt;&lt;author&gt;Murrell, B.&lt;/author&gt;&lt;author&gt;Moola, S.&lt;/author&gt;&lt;author&gt;Mabona, A.&lt;/author&gt;&lt;author&gt;Weighill, T.&lt;/author&gt;&lt;author&gt;Sheward, D.&lt;/author&gt;&lt;author&gt;Kosakovsky Pond, S. L.&lt;/author&gt;&lt;author&gt;Scheffler, K.&lt;/author&gt;&lt;/authors&gt;&lt;/contributors&gt;&lt;auth-address&gt;Department of Mathematical Sciences, Stellenbosch University, Stellenbosch, South Africa.&lt;/auth-address&gt;&lt;titles&gt;&lt;title&gt;FUBAR: a fast, unconstrained bayesian approximation for inferring selection&lt;/title&gt;&lt;secondary-title&gt;Mol Biol Evol&lt;/secondary-title&gt;&lt;/titles&gt;&lt;periodical&gt;&lt;full-title&gt;Molecular Biology and Evolution&lt;/full-title&gt;&lt;abbr-1&gt;Mol Biol Evol&lt;/abbr-1&gt;&lt;/periodical&gt;&lt;pages&gt;1196-205&lt;/pages&gt;&lt;volume&gt;30&lt;/volume&gt;&lt;number&gt;5&lt;/number&gt;&lt;edition&gt;20130218&lt;/edition&gt;&lt;keywords&gt;&lt;keyword&gt;*Algorithms&lt;/keyword&gt;&lt;keyword&gt;*Bayes Theorem&lt;/keyword&gt;&lt;keyword&gt;*Markov Chains&lt;/keyword&gt;&lt;keyword&gt;Phylogeny&lt;/keyword&gt;&lt;keyword&gt;Selection, Genetic/genetics/physiology&lt;/keyword&gt;&lt;/keywords&gt;&lt;dates&gt;&lt;year&gt;2013&lt;/year&gt;&lt;pub-dates&gt;&lt;date&gt;May&lt;/date&gt;&lt;/pub-dates&gt;&lt;/dates&gt;&lt;isbn&gt;1537-1719 (Electronic)&amp;#xD;0737-4038 (Print)&amp;#xD;0737-4038 (Linking)&lt;/isbn&gt;&lt;accession-num&gt;23420840&lt;/accession-num&gt;&lt;urls&gt;&lt;related-urls&gt;&lt;url&gt;https://www.ncbi.nlm.nih.gov/pubmed/23420840&lt;/url&gt;&lt;/related-urls&gt;&lt;/urls&gt;&lt;custom2&gt;PMC3670733&lt;/custom2&gt;&lt;electronic-resource-num&gt;10.1093/molbev/mst030&lt;/electronic-resource-num&gt;&lt;remote-database-name&gt;Medline&lt;/remote-database-name&gt;&lt;remote-database-provider&gt;NLM&lt;/remote-database-provider&gt;&lt;/record&gt;&lt;/Cite&gt;&lt;/EndNote&gt;</w:instrText>
      </w:r>
      <w:r w:rsidR="003F2693">
        <w:rPr>
          <w:rFonts w:ascii="Times New Roman" w:eastAsia="KaiTi" w:hAnsi="Times New Roman" w:cs="Times New Roman"/>
          <w:color w:val="auto"/>
          <w:sz w:val="24"/>
          <w:szCs w:val="24"/>
        </w:rPr>
        <w:fldChar w:fldCharType="separate"/>
      </w:r>
      <w:r w:rsidR="003F2693" w:rsidRPr="003F2693">
        <w:rPr>
          <w:rFonts w:ascii="Times New Roman" w:eastAsia="KaiTi" w:hAnsi="Times New Roman" w:cs="Times New Roman"/>
          <w:noProof/>
          <w:color w:val="auto"/>
          <w:sz w:val="24"/>
          <w:szCs w:val="24"/>
          <w:vertAlign w:val="superscript"/>
        </w:rPr>
        <w:t>[22]</w:t>
      </w:r>
      <w:r w:rsidR="003F2693">
        <w:rPr>
          <w:rFonts w:ascii="Times New Roman" w:eastAsia="KaiTi" w:hAnsi="Times New Roman" w:cs="Times New Roman"/>
          <w:color w:val="auto"/>
          <w:sz w:val="24"/>
          <w:szCs w:val="24"/>
        </w:rPr>
        <w:fldChar w:fldCharType="end"/>
      </w:r>
      <w:r w:rsidR="00A57CE7" w:rsidRPr="00A57CE7">
        <w:rPr>
          <w:rFonts w:ascii="Times New Roman" w:eastAsia="KaiTi" w:hAnsi="Times New Roman" w:cs="Times New Roman" w:hint="eastAsia"/>
          <w:color w:val="auto"/>
          <w:sz w:val="24"/>
          <w:szCs w:val="24"/>
        </w:rPr>
        <w:t>，在每个患者的单倍型系统发育树上检验自然选择压力。一个密码子只有在其被</w:t>
      </w:r>
      <w:r w:rsidR="003F2693">
        <w:rPr>
          <w:rFonts w:ascii="Times New Roman" w:eastAsia="KaiTi" w:hAnsi="Times New Roman" w:cs="Times New Roman" w:hint="eastAsia"/>
          <w:color w:val="auto"/>
          <w:sz w:val="24"/>
          <w:szCs w:val="24"/>
        </w:rPr>
        <w:t xml:space="preserve"> </w:t>
      </w:r>
      <w:r w:rsidR="00A57CE7" w:rsidRPr="00A57CE7">
        <w:rPr>
          <w:rFonts w:ascii="Times New Roman" w:eastAsia="KaiTi" w:hAnsi="Times New Roman" w:cs="Times New Roman"/>
          <w:color w:val="auto"/>
          <w:sz w:val="24"/>
          <w:szCs w:val="24"/>
        </w:rPr>
        <w:t>FUBAR</w:t>
      </w:r>
      <w:r w:rsidR="003F2693">
        <w:rPr>
          <w:rFonts w:ascii="Times New Roman" w:eastAsia="KaiTi" w:hAnsi="Times New Roman" w:cs="Times New Roman" w:hint="eastAsia"/>
          <w:color w:val="auto"/>
          <w:sz w:val="24"/>
          <w:szCs w:val="24"/>
        </w:rPr>
        <w:t xml:space="preserve"> </w:t>
      </w:r>
      <w:r w:rsidR="00A57CE7" w:rsidRPr="00A57CE7">
        <w:rPr>
          <w:rFonts w:ascii="Times New Roman" w:eastAsia="KaiTi" w:hAnsi="Times New Roman" w:cs="Times New Roman" w:hint="eastAsia"/>
          <w:color w:val="auto"/>
          <w:sz w:val="24"/>
          <w:szCs w:val="24"/>
        </w:rPr>
        <w:t>推断为受到正选择的后验概率大于</w:t>
      </w:r>
      <w:r w:rsidR="003F2693">
        <w:rPr>
          <w:rFonts w:ascii="Times New Roman" w:eastAsia="KaiTi" w:hAnsi="Times New Roman" w:cs="Times New Roman" w:hint="eastAsia"/>
          <w:color w:val="auto"/>
          <w:sz w:val="24"/>
          <w:szCs w:val="24"/>
        </w:rPr>
        <w:t xml:space="preserve"> </w:t>
      </w:r>
      <w:r w:rsidR="00A57CE7" w:rsidRPr="00A57CE7">
        <w:rPr>
          <w:rFonts w:ascii="Times New Roman" w:eastAsia="KaiTi" w:hAnsi="Times New Roman" w:cs="Times New Roman"/>
          <w:color w:val="auto"/>
          <w:sz w:val="24"/>
          <w:szCs w:val="24"/>
        </w:rPr>
        <w:t>0.9</w:t>
      </w:r>
      <w:r w:rsidR="00A57CE7" w:rsidRPr="00A57CE7">
        <w:rPr>
          <w:rFonts w:ascii="Times New Roman" w:eastAsia="KaiTi" w:hAnsi="Times New Roman" w:cs="Times New Roman" w:hint="eastAsia"/>
          <w:color w:val="auto"/>
          <w:sz w:val="24"/>
          <w:szCs w:val="24"/>
        </w:rPr>
        <w:t>，并且在该位点发生的非同义突变在纵向样本中的病毒等位基因频率（</w:t>
      </w:r>
      <w:r w:rsidR="00A57CE7" w:rsidRPr="00A57CE7">
        <w:rPr>
          <w:rFonts w:ascii="Times New Roman" w:eastAsia="KaiTi" w:hAnsi="Times New Roman" w:cs="Times New Roman"/>
          <w:color w:val="auto"/>
          <w:sz w:val="24"/>
          <w:szCs w:val="24"/>
        </w:rPr>
        <w:t>VAF</w:t>
      </w:r>
      <w:r w:rsidR="00A57CE7" w:rsidRPr="00A57CE7">
        <w:rPr>
          <w:rFonts w:ascii="Times New Roman" w:eastAsia="KaiTi" w:hAnsi="Times New Roman" w:cs="Times New Roman" w:hint="eastAsia"/>
          <w:color w:val="auto"/>
          <w:sz w:val="24"/>
          <w:szCs w:val="24"/>
        </w:rPr>
        <w:t>）表现出至少</w:t>
      </w:r>
      <w:r w:rsidR="003F2693">
        <w:rPr>
          <w:rFonts w:ascii="Times New Roman" w:eastAsia="KaiTi" w:hAnsi="Times New Roman" w:cs="Times New Roman" w:hint="eastAsia"/>
          <w:color w:val="auto"/>
          <w:sz w:val="24"/>
          <w:szCs w:val="24"/>
        </w:rPr>
        <w:t xml:space="preserve"> </w:t>
      </w:r>
      <w:r w:rsidR="00A57CE7" w:rsidRPr="00A57CE7">
        <w:rPr>
          <w:rFonts w:ascii="Times New Roman" w:eastAsia="KaiTi" w:hAnsi="Times New Roman" w:cs="Times New Roman"/>
          <w:color w:val="auto"/>
          <w:sz w:val="24"/>
          <w:szCs w:val="24"/>
        </w:rPr>
        <w:t>20%</w:t>
      </w:r>
      <w:r w:rsidR="003F2693">
        <w:rPr>
          <w:rFonts w:ascii="Times New Roman" w:eastAsia="KaiTi" w:hAnsi="Times New Roman" w:cs="Times New Roman" w:hint="eastAsia"/>
          <w:color w:val="auto"/>
          <w:sz w:val="24"/>
          <w:szCs w:val="24"/>
        </w:rPr>
        <w:t xml:space="preserve"> </w:t>
      </w:r>
      <w:r w:rsidR="00A57CE7" w:rsidRPr="00A57CE7">
        <w:rPr>
          <w:rFonts w:ascii="Times New Roman" w:eastAsia="KaiTi" w:hAnsi="Times New Roman" w:cs="Times New Roman" w:hint="eastAsia"/>
          <w:color w:val="auto"/>
          <w:sz w:val="24"/>
          <w:szCs w:val="24"/>
        </w:rPr>
        <w:t>的增长时，才被最终确认为适应性进化的靶点。我们将深入分析是否存在处于纯化选择下的特定突变模式，并比较这些模式在不同宿主间以及不同皮肤位点间是否存在显著差异。</w:t>
      </w:r>
    </w:p>
    <w:p w14:paraId="44F5BB8A" w14:textId="644DACFE" w:rsidR="00411BAC" w:rsidRPr="00411BAC" w:rsidRDefault="00411BAC" w:rsidP="00806A37">
      <w:pPr>
        <w:spacing w:after="24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lastRenderedPageBreak/>
        <w:tab/>
      </w:r>
      <w:r w:rsidR="0077683C" w:rsidRPr="0077683C">
        <w:rPr>
          <w:rFonts w:ascii="Times New Roman" w:eastAsia="KaiTi" w:hAnsi="Times New Roman" w:cs="Times New Roman" w:hint="eastAsia"/>
          <w:b/>
          <w:bCs/>
          <w:color w:val="auto"/>
          <w:sz w:val="24"/>
          <w:szCs w:val="24"/>
        </w:rPr>
        <w:t>复合</w:t>
      </w:r>
      <w:r w:rsidRPr="0077683C">
        <w:rPr>
          <w:rFonts w:ascii="Times New Roman" w:eastAsia="KaiTi" w:hAnsi="Times New Roman" w:cs="Times New Roman" w:hint="eastAsia"/>
          <w:b/>
          <w:bCs/>
          <w:color w:val="auto"/>
          <w:sz w:val="24"/>
          <w:szCs w:val="24"/>
        </w:rPr>
        <w:t>关联分析：</w:t>
      </w:r>
      <w:r w:rsidRPr="00411BAC">
        <w:rPr>
          <w:rFonts w:ascii="Times New Roman" w:eastAsia="KaiTi" w:hAnsi="Times New Roman" w:cs="Times New Roman" w:hint="eastAsia"/>
          <w:color w:val="auto"/>
          <w:sz w:val="24"/>
          <w:szCs w:val="24"/>
        </w:rPr>
        <w:t>将上述所有通过整合模型推断出的定量进化指标（多样性、进化速率、种群动态、迁移率等）与患者的临床元数据进行统计关联分析，以识别驱动病毒进化动态差异的关键宿主因素。</w:t>
      </w:r>
    </w:p>
    <w:p w14:paraId="06887333" w14:textId="0EC13795" w:rsidR="00411BAC" w:rsidRPr="007D1C4B" w:rsidRDefault="00806A37" w:rsidP="005E151C">
      <w:pPr>
        <w:spacing w:after="120" w:line="440" w:lineRule="exact"/>
        <w:ind w:firstLine="420"/>
        <w:rPr>
          <w:rFonts w:ascii="Times New Roman" w:eastAsia="KaiTi" w:hAnsi="Times New Roman" w:cs="Times New Roman"/>
          <w:color w:val="5F497A" w:themeColor="accent4" w:themeShade="BF"/>
          <w:sz w:val="24"/>
          <w:szCs w:val="24"/>
        </w:rPr>
      </w:pPr>
      <w:r w:rsidRPr="007D1C4B">
        <w:rPr>
          <w:rFonts w:ascii="Times New Roman" w:eastAsia="KaiTi" w:hAnsi="Times New Roman" w:cs="Times New Roman" w:hint="eastAsia"/>
          <w:b/>
          <w:bCs/>
          <w:color w:val="5F497A" w:themeColor="accent4" w:themeShade="BF"/>
          <w:sz w:val="24"/>
          <w:szCs w:val="24"/>
        </w:rPr>
        <w:t>3.2.</w:t>
      </w:r>
      <w:r w:rsidR="008E7A1D" w:rsidRPr="007D1C4B">
        <w:rPr>
          <w:rFonts w:ascii="Times New Roman" w:eastAsia="KaiTi" w:hAnsi="Times New Roman" w:cs="Times New Roman" w:hint="eastAsia"/>
          <w:b/>
          <w:bCs/>
          <w:color w:val="5F497A" w:themeColor="accent4" w:themeShade="BF"/>
          <w:sz w:val="24"/>
          <w:szCs w:val="24"/>
        </w:rPr>
        <w:t>4</w:t>
      </w:r>
      <w:r w:rsidRPr="007D1C4B">
        <w:rPr>
          <w:rFonts w:ascii="Times New Roman" w:eastAsia="KaiTi" w:hAnsi="Times New Roman" w:cs="Times New Roman" w:hint="eastAsia"/>
          <w:b/>
          <w:bCs/>
          <w:color w:val="5F497A" w:themeColor="accent4" w:themeShade="BF"/>
          <w:sz w:val="24"/>
          <w:szCs w:val="24"/>
        </w:rPr>
        <w:t xml:space="preserve"> </w:t>
      </w:r>
      <w:r w:rsidR="00411BAC" w:rsidRPr="007D1C4B">
        <w:rPr>
          <w:rFonts w:ascii="Times New Roman" w:eastAsia="KaiTi" w:hAnsi="Times New Roman" w:cs="Times New Roman" w:hint="eastAsia"/>
          <w:b/>
          <w:bCs/>
          <w:color w:val="5F497A" w:themeColor="accent4" w:themeShade="BF"/>
          <w:sz w:val="24"/>
          <w:szCs w:val="24"/>
        </w:rPr>
        <w:t>病毒多样化核心驱动机制的量化</w:t>
      </w:r>
      <w:r w:rsidRPr="007D1C4B">
        <w:rPr>
          <w:rFonts w:ascii="Times New Roman" w:eastAsia="KaiTi" w:hAnsi="Times New Roman" w:cs="Times New Roman" w:hint="eastAsia"/>
          <w:b/>
          <w:bCs/>
          <w:color w:val="5F497A" w:themeColor="accent4" w:themeShade="BF"/>
          <w:sz w:val="24"/>
          <w:szCs w:val="24"/>
        </w:rPr>
        <w:t>：</w:t>
      </w:r>
      <w:r w:rsidR="00017213" w:rsidRPr="007D1C4B">
        <w:rPr>
          <w:rFonts w:ascii="Times New Roman" w:eastAsia="KaiTi" w:hAnsi="Times New Roman" w:cs="Times New Roman" w:hint="eastAsia"/>
          <w:color w:val="5F497A" w:themeColor="accent4" w:themeShade="BF"/>
          <w:sz w:val="24"/>
          <w:szCs w:val="24"/>
          <w:u w:val="single"/>
        </w:rPr>
        <w:t>在适应性免疫缺位的背景下，本模块旨在定量评估先天免疫编辑和基因重组的独立作用。</w:t>
      </w:r>
      <w:r w:rsidR="00017213" w:rsidRPr="007D1C4B">
        <w:rPr>
          <w:rFonts w:ascii="Times New Roman" w:eastAsia="KaiTi" w:hAnsi="Times New Roman" w:cs="Times New Roman"/>
          <w:color w:val="5F497A" w:themeColor="accent4" w:themeShade="BF"/>
          <w:sz w:val="24"/>
          <w:szCs w:val="24"/>
          <w:u w:val="single"/>
        </w:rPr>
        <w:t>APOBEC3</w:t>
      </w:r>
      <w:r w:rsidR="003F2693">
        <w:rPr>
          <w:rFonts w:ascii="Times New Roman" w:eastAsia="KaiTi" w:hAnsi="Times New Roman" w:cs="Times New Roman" w:hint="eastAsia"/>
          <w:color w:val="5F497A" w:themeColor="accent4" w:themeShade="BF"/>
          <w:sz w:val="24"/>
          <w:szCs w:val="24"/>
          <w:u w:val="single"/>
        </w:rPr>
        <w:t xml:space="preserve"> </w:t>
      </w:r>
      <w:r w:rsidR="00017213" w:rsidRPr="007D1C4B">
        <w:rPr>
          <w:rFonts w:ascii="Times New Roman" w:eastAsia="KaiTi" w:hAnsi="Times New Roman" w:cs="Times New Roman" w:hint="eastAsia"/>
          <w:color w:val="5F497A" w:themeColor="accent4" w:themeShade="BF"/>
          <w:sz w:val="24"/>
          <w:szCs w:val="24"/>
          <w:u w:val="single"/>
        </w:rPr>
        <w:t>介导的高频突变可能产生大量趋同演化信号，这会严重干扰标准重组检测算法的准确性，因此必须开发能够解耦这两种信号的专用分析流程。</w:t>
      </w:r>
    </w:p>
    <w:p w14:paraId="3BB82872" w14:textId="4B46455D" w:rsidR="00411BAC" w:rsidRPr="00411BAC" w:rsidRDefault="00411BAC" w:rsidP="00FA422B">
      <w:pPr>
        <w:spacing w:after="12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tab/>
      </w:r>
      <w:r w:rsidRPr="00567558">
        <w:rPr>
          <w:rFonts w:ascii="Times New Roman" w:eastAsia="KaiTi" w:hAnsi="Times New Roman" w:cs="Times New Roman"/>
          <w:b/>
          <w:bCs/>
          <w:color w:val="auto"/>
          <w:sz w:val="24"/>
          <w:szCs w:val="24"/>
        </w:rPr>
        <w:t>APOBEC3</w:t>
      </w:r>
      <w:r w:rsidR="00AD5D75" w:rsidRPr="00567558">
        <w:rPr>
          <w:rFonts w:ascii="Times New Roman" w:eastAsia="KaiTi" w:hAnsi="Times New Roman" w:cs="Times New Roman" w:hint="eastAsia"/>
          <w:b/>
          <w:bCs/>
          <w:color w:val="auto"/>
          <w:sz w:val="24"/>
          <w:szCs w:val="24"/>
        </w:rPr>
        <w:t xml:space="preserve"> </w:t>
      </w:r>
      <w:r w:rsidRPr="00567558">
        <w:rPr>
          <w:rFonts w:ascii="Times New Roman" w:eastAsia="KaiTi" w:hAnsi="Times New Roman" w:cs="Times New Roman" w:hint="eastAsia"/>
          <w:b/>
          <w:bCs/>
          <w:color w:val="auto"/>
          <w:sz w:val="24"/>
          <w:szCs w:val="24"/>
        </w:rPr>
        <w:t>突变印记的量化与</w:t>
      </w:r>
      <w:r w:rsidR="00567558">
        <w:rPr>
          <w:rFonts w:ascii="Times New Roman" w:eastAsia="KaiTi" w:hAnsi="Times New Roman" w:cs="Times New Roman" w:hint="eastAsia"/>
          <w:b/>
          <w:bCs/>
          <w:color w:val="auto"/>
          <w:sz w:val="24"/>
          <w:szCs w:val="24"/>
        </w:rPr>
        <w:t>模型验证</w:t>
      </w:r>
      <w:r w:rsidRPr="00567558">
        <w:rPr>
          <w:rFonts w:ascii="Times New Roman" w:eastAsia="KaiTi" w:hAnsi="Times New Roman" w:cs="Times New Roman" w:hint="eastAsia"/>
          <w:b/>
          <w:bCs/>
          <w:color w:val="auto"/>
          <w:sz w:val="24"/>
          <w:szCs w:val="24"/>
        </w:rPr>
        <w:t>：</w:t>
      </w:r>
      <w:r w:rsidR="00567558" w:rsidRPr="00567558">
        <w:rPr>
          <w:rFonts w:ascii="Times New Roman" w:eastAsia="KaiTi" w:hAnsi="Times New Roman" w:cs="Times New Roman"/>
          <w:color w:val="auto"/>
          <w:sz w:val="24"/>
          <w:szCs w:val="24"/>
        </w:rPr>
        <w:t xml:space="preserve">APOBEC3 </w:t>
      </w:r>
      <w:r w:rsidR="00567558" w:rsidRPr="00567558">
        <w:rPr>
          <w:rFonts w:ascii="Times New Roman" w:eastAsia="KaiTi" w:hAnsi="Times New Roman" w:cs="Times New Roman" w:hint="eastAsia"/>
          <w:color w:val="auto"/>
          <w:sz w:val="24"/>
          <w:szCs w:val="24"/>
        </w:rPr>
        <w:t>催化的胞嘧啶脱氨主要发生在</w:t>
      </w:r>
      <w:r w:rsidR="00567558" w:rsidRPr="00567558">
        <w:rPr>
          <w:rFonts w:ascii="Times New Roman" w:eastAsia="KaiTi" w:hAnsi="Times New Roman" w:cs="Times New Roman"/>
          <w:color w:val="auto"/>
          <w:sz w:val="24"/>
          <w:szCs w:val="24"/>
        </w:rPr>
        <w:t xml:space="preserve"> TpC </w:t>
      </w:r>
      <w:r w:rsidR="00567558" w:rsidRPr="00567558">
        <w:rPr>
          <w:rFonts w:ascii="Times New Roman" w:eastAsia="KaiTi" w:hAnsi="Times New Roman" w:cs="Times New Roman" w:hint="eastAsia"/>
          <w:color w:val="auto"/>
          <w:sz w:val="24"/>
          <w:szCs w:val="24"/>
        </w:rPr>
        <w:t>三联核苷酸上下文中，产生特征性的</w:t>
      </w:r>
      <w:r w:rsidR="00567558" w:rsidRPr="00567558">
        <w:rPr>
          <w:rFonts w:ascii="Times New Roman" w:eastAsia="KaiTi" w:hAnsi="Times New Roman" w:cs="Times New Roman"/>
          <w:color w:val="auto"/>
          <w:sz w:val="24"/>
          <w:szCs w:val="24"/>
        </w:rPr>
        <w:t xml:space="preserve"> C→T </w:t>
      </w:r>
      <w:r w:rsidR="00567558" w:rsidRPr="00567558">
        <w:rPr>
          <w:rFonts w:ascii="Times New Roman" w:eastAsia="KaiTi" w:hAnsi="Times New Roman" w:cs="Times New Roman" w:hint="eastAsia"/>
          <w:color w:val="auto"/>
          <w:sz w:val="24"/>
          <w:szCs w:val="24"/>
        </w:rPr>
        <w:t>突变印记。简单地计数这类突变会因系统发育的非独立性而产生偏差。为解决此问题，我们将在</w:t>
      </w:r>
      <w:r w:rsidR="00567558" w:rsidRPr="00567558">
        <w:rPr>
          <w:rFonts w:ascii="Times New Roman" w:eastAsia="KaiTi" w:hAnsi="Times New Roman" w:cs="Times New Roman"/>
          <w:color w:val="auto"/>
          <w:sz w:val="24"/>
          <w:szCs w:val="24"/>
        </w:rPr>
        <w:t xml:space="preserve"> BEAST2</w:t>
      </w:r>
      <w:r w:rsidR="00A8234A" w:rsidRPr="00A8234A">
        <w:t xml:space="preserve"> </w:t>
      </w:r>
      <w:r w:rsidR="00A8234A">
        <w:rPr>
          <w:rFonts w:ascii="Times New Roman" w:eastAsia="KaiTi" w:hAnsi="Times New Roman" w:cs="Times New Roman"/>
          <w:color w:val="auto"/>
          <w:sz w:val="24"/>
          <w:szCs w:val="24"/>
        </w:rPr>
        <w:fldChar w:fldCharType="begin">
          <w:fldData xml:space="preserve">PEVuZE5vdGU+PENpdGU+PEF1dGhvcj5Cb3Vja2FlcnQ8L0F1dGhvcj48WWVhcj4yMDE0PC9ZZWFy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</w:fldData>
        </w:fldChar>
      </w:r>
      <w:r w:rsidR="00A8234A">
        <w:rPr>
          <w:rFonts w:ascii="Times New Roman" w:eastAsia="KaiTi" w:hAnsi="Times New Roman" w:cs="Times New Roman"/>
          <w:color w:val="auto"/>
          <w:sz w:val="24"/>
          <w:szCs w:val="24"/>
        </w:rPr>
        <w:instrText xml:space="preserve"> ADDIN EN.CITE </w:instrText>
      </w:r>
      <w:r w:rsidR="00A8234A">
        <w:rPr>
          <w:rFonts w:ascii="Times New Roman" w:eastAsia="KaiTi" w:hAnsi="Times New Roman" w:cs="Times New Roman"/>
          <w:color w:val="auto"/>
          <w:sz w:val="24"/>
          <w:szCs w:val="24"/>
        </w:rPr>
        <w:fldChar w:fldCharType="begin">
          <w:fldData xml:space="preserve">PEVuZE5vdGU+PENpdGU+PEF1dGhvcj5Cb3Vja2FlcnQ8L0F1dGhvcj48WWVhcj4yMDE0PC9ZZWFy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</w:fldData>
        </w:fldChar>
      </w:r>
      <w:r w:rsidR="00A8234A">
        <w:rPr>
          <w:rFonts w:ascii="Times New Roman" w:eastAsia="KaiTi" w:hAnsi="Times New Roman" w:cs="Times New Roman"/>
          <w:color w:val="auto"/>
          <w:sz w:val="24"/>
          <w:szCs w:val="24"/>
        </w:rPr>
        <w:instrText xml:space="preserve"> ADDIN EN.CITE.DATA </w:instrText>
      </w:r>
      <w:r w:rsidR="00A8234A">
        <w:rPr>
          <w:rFonts w:ascii="Times New Roman" w:eastAsia="KaiTi" w:hAnsi="Times New Roman" w:cs="Times New Roman"/>
          <w:color w:val="auto"/>
          <w:sz w:val="24"/>
          <w:szCs w:val="24"/>
        </w:rPr>
      </w:r>
      <w:r w:rsidR="00A8234A">
        <w:rPr>
          <w:rFonts w:ascii="Times New Roman" w:eastAsia="KaiTi" w:hAnsi="Times New Roman" w:cs="Times New Roman"/>
          <w:color w:val="auto"/>
          <w:sz w:val="24"/>
          <w:szCs w:val="24"/>
        </w:rPr>
        <w:fldChar w:fldCharType="end"/>
      </w:r>
      <w:r w:rsidR="00A8234A">
        <w:rPr>
          <w:rFonts w:ascii="Times New Roman" w:eastAsia="KaiTi" w:hAnsi="Times New Roman" w:cs="Times New Roman"/>
          <w:color w:val="auto"/>
          <w:sz w:val="24"/>
          <w:szCs w:val="24"/>
        </w:rPr>
      </w:r>
      <w:r w:rsidR="00A8234A">
        <w:rPr>
          <w:rFonts w:ascii="Times New Roman" w:eastAsia="KaiTi" w:hAnsi="Times New Roman" w:cs="Times New Roman"/>
          <w:color w:val="auto"/>
          <w:sz w:val="24"/>
          <w:szCs w:val="24"/>
        </w:rPr>
        <w:fldChar w:fldCharType="separate"/>
      </w:r>
      <w:r w:rsidR="00A8234A" w:rsidRPr="00A8234A">
        <w:rPr>
          <w:rFonts w:ascii="Times New Roman" w:eastAsia="KaiTi" w:hAnsi="Times New Roman" w:cs="Times New Roman"/>
          <w:noProof/>
          <w:color w:val="auto"/>
          <w:sz w:val="24"/>
          <w:szCs w:val="24"/>
          <w:vertAlign w:val="superscript"/>
        </w:rPr>
        <w:t>[23, 24]</w:t>
      </w:r>
      <w:r w:rsidR="00A8234A">
        <w:rPr>
          <w:rFonts w:ascii="Times New Roman" w:eastAsia="KaiTi" w:hAnsi="Times New Roman" w:cs="Times New Roman"/>
          <w:color w:val="auto"/>
          <w:sz w:val="24"/>
          <w:szCs w:val="24"/>
        </w:rPr>
        <w:fldChar w:fldCharType="end"/>
      </w:r>
      <w:r w:rsidR="00567558" w:rsidRPr="00567558">
        <w:rPr>
          <w:rFonts w:ascii="Times New Roman" w:eastAsia="KaiTi" w:hAnsi="Times New Roman" w:cs="Times New Roman"/>
          <w:color w:val="auto"/>
          <w:sz w:val="24"/>
          <w:szCs w:val="24"/>
        </w:rPr>
        <w:t xml:space="preserve"> </w:t>
      </w:r>
      <w:r w:rsidR="00567558" w:rsidRPr="00567558">
        <w:rPr>
          <w:rFonts w:ascii="Times New Roman" w:eastAsia="KaiTi" w:hAnsi="Times New Roman" w:cs="Times New Roman" w:hint="eastAsia"/>
          <w:color w:val="auto"/>
          <w:sz w:val="24"/>
          <w:szCs w:val="24"/>
        </w:rPr>
        <w:t>中实现一个自定义的上下文依赖的核苷酸替换模型</w:t>
      </w:r>
      <w:r w:rsidR="0050153A">
        <w:rPr>
          <w:rFonts w:ascii="Times New Roman" w:eastAsia="KaiTi" w:hAnsi="Times New Roman" w:cs="Times New Roman"/>
          <w:color w:val="auto"/>
          <w:sz w:val="24"/>
          <w:szCs w:val="24"/>
        </w:rPr>
        <w:t>。</w:t>
      </w:r>
      <w:r w:rsidR="00567558" w:rsidRPr="00567558">
        <w:rPr>
          <w:rFonts w:ascii="Times New Roman" w:eastAsia="KaiTi" w:hAnsi="Times New Roman" w:cs="Times New Roman" w:hint="eastAsia"/>
          <w:color w:val="auto"/>
          <w:sz w:val="24"/>
          <w:szCs w:val="24"/>
        </w:rPr>
        <w:t>该模型将标准的</w:t>
      </w:r>
      <w:r w:rsidR="00567558" w:rsidRPr="00567558">
        <w:rPr>
          <w:rFonts w:ascii="Times New Roman" w:eastAsia="KaiTi" w:hAnsi="Times New Roman" w:cs="Times New Roman"/>
          <w:color w:val="auto"/>
          <w:sz w:val="24"/>
          <w:szCs w:val="24"/>
        </w:rPr>
        <w:t xml:space="preserve"> GTR </w:t>
      </w:r>
      <w:r w:rsidR="00567558" w:rsidRPr="00567558">
        <w:rPr>
          <w:rFonts w:ascii="Times New Roman" w:eastAsia="KaiTi" w:hAnsi="Times New Roman" w:cs="Times New Roman" w:hint="eastAsia"/>
          <w:color w:val="auto"/>
          <w:sz w:val="24"/>
          <w:szCs w:val="24"/>
        </w:rPr>
        <w:t>模型进行扩展，将</w:t>
      </w:r>
      <w:r w:rsidR="00567558" w:rsidRPr="00567558">
        <w:rPr>
          <w:rFonts w:ascii="Times New Roman" w:eastAsia="KaiTi" w:hAnsi="Times New Roman" w:cs="Times New Roman"/>
          <w:color w:val="auto"/>
          <w:sz w:val="24"/>
          <w:szCs w:val="24"/>
        </w:rPr>
        <w:t xml:space="preserve"> C→T </w:t>
      </w:r>
      <w:r w:rsidR="00567558" w:rsidRPr="00567558">
        <w:rPr>
          <w:rFonts w:ascii="Times New Roman" w:eastAsia="KaiTi" w:hAnsi="Times New Roman" w:cs="Times New Roman" w:hint="eastAsia"/>
          <w:color w:val="auto"/>
          <w:sz w:val="24"/>
          <w:szCs w:val="24"/>
        </w:rPr>
        <w:t>的替换率参数化为两个独立的部分：在</w:t>
      </w:r>
      <w:r w:rsidR="00567558" w:rsidRPr="00567558">
        <w:rPr>
          <w:rFonts w:ascii="Times New Roman" w:eastAsia="KaiTi" w:hAnsi="Times New Roman" w:cs="Times New Roman"/>
          <w:color w:val="auto"/>
          <w:sz w:val="24"/>
          <w:szCs w:val="24"/>
        </w:rPr>
        <w:t xml:space="preserve"> TpC </w:t>
      </w:r>
      <w:r w:rsidR="00567558" w:rsidRPr="00567558">
        <w:rPr>
          <w:rFonts w:ascii="Times New Roman" w:eastAsia="KaiTi" w:hAnsi="Times New Roman" w:cs="Times New Roman" w:hint="eastAsia"/>
          <w:color w:val="auto"/>
          <w:sz w:val="24"/>
          <w:szCs w:val="24"/>
        </w:rPr>
        <w:t>上下文中的替换率</w:t>
      </w:r>
      <w:r w:rsidR="00082E78">
        <w:rPr>
          <w:rFonts w:ascii="Times New Roman" w:eastAsia="KaiTi" w:hAnsi="Times New Roman" w:cs="Times New Roman" w:hint="eastAsia"/>
          <w:color w:val="auto"/>
          <w:sz w:val="24"/>
          <w:szCs w:val="24"/>
        </w:rPr>
        <w:t xml:space="preserve"> </w:t>
      </w:r>
      <m:oMath>
        <m:r>
          <w:rPr>
            <w:rFonts w:ascii="Cambria Math" w:eastAsia="KaiTi" w:hAnsi="Cambria Math" w:cs="Times New Roman"/>
            <w:color w:val="auto"/>
            <w:sz w:val="24"/>
            <w:szCs w:val="24"/>
          </w:rPr>
          <m:t xml:space="preserve">r(C→T∣TpC) </m:t>
        </m:r>
      </m:oMath>
      <w:r w:rsidR="00567558" w:rsidRPr="00567558">
        <w:rPr>
          <w:rFonts w:ascii="Times New Roman" w:eastAsia="KaiTi" w:hAnsi="Times New Roman" w:cs="Times New Roman" w:hint="eastAsia"/>
          <w:color w:val="auto"/>
          <w:sz w:val="24"/>
          <w:szCs w:val="24"/>
        </w:rPr>
        <w:t>和在非</w:t>
      </w:r>
      <w:r w:rsidR="00567558" w:rsidRPr="00567558">
        <w:rPr>
          <w:rFonts w:ascii="Times New Roman" w:eastAsia="KaiTi" w:hAnsi="Times New Roman" w:cs="Times New Roman"/>
          <w:color w:val="auto"/>
          <w:sz w:val="24"/>
          <w:szCs w:val="24"/>
        </w:rPr>
        <w:t xml:space="preserve"> TpC </w:t>
      </w:r>
      <w:r w:rsidR="00567558" w:rsidRPr="00567558">
        <w:rPr>
          <w:rFonts w:ascii="Times New Roman" w:eastAsia="KaiTi" w:hAnsi="Times New Roman" w:cs="Times New Roman" w:hint="eastAsia"/>
          <w:color w:val="auto"/>
          <w:sz w:val="24"/>
          <w:szCs w:val="24"/>
        </w:rPr>
        <w:t>上下文中的替换率</w:t>
      </w:r>
      <w:r w:rsidR="00082E78">
        <w:rPr>
          <w:rFonts w:ascii="Times New Roman" w:eastAsia="KaiTi" w:hAnsi="Times New Roman" w:cs="Times New Roman" w:hint="eastAsia"/>
          <w:color w:val="auto"/>
          <w:sz w:val="24"/>
          <w:szCs w:val="24"/>
        </w:rPr>
        <w:t xml:space="preserve"> </w:t>
      </w:r>
      <m:oMath>
        <m:r>
          <w:rPr>
            <w:rFonts w:ascii="Cambria Math" w:eastAsia="KaiTi" w:hAnsi="Cambria Math" w:cs="Times New Roman"/>
            <w:color w:val="auto"/>
            <w:sz w:val="24"/>
            <w:szCs w:val="24"/>
          </w:rPr>
          <m:t>r(C→T∣not TpC)</m:t>
        </m:r>
      </m:oMath>
      <w:r w:rsidR="00567558" w:rsidRPr="00567558">
        <w:rPr>
          <w:rFonts w:ascii="Times New Roman" w:eastAsia="KaiTi" w:hAnsi="Times New Roman" w:cs="Times New Roman" w:hint="eastAsia"/>
          <w:color w:val="auto"/>
          <w:sz w:val="24"/>
          <w:szCs w:val="24"/>
        </w:rPr>
        <w:t>。通过马尔可夫链蒙特卡洛（</w:t>
      </w:r>
      <w:r w:rsidR="00567558" w:rsidRPr="00567558">
        <w:rPr>
          <w:rFonts w:ascii="Times New Roman" w:eastAsia="KaiTi" w:hAnsi="Times New Roman" w:cs="Times New Roman"/>
          <w:color w:val="auto"/>
          <w:sz w:val="24"/>
          <w:szCs w:val="24"/>
        </w:rPr>
        <w:t>MCMC</w:t>
      </w:r>
      <w:r w:rsidR="00567558" w:rsidRPr="00567558">
        <w:rPr>
          <w:rFonts w:ascii="Times New Roman" w:eastAsia="KaiTi" w:hAnsi="Times New Roman" w:cs="Times New Roman" w:hint="eastAsia"/>
          <w:color w:val="auto"/>
          <w:sz w:val="24"/>
          <w:szCs w:val="24"/>
        </w:rPr>
        <w:t>）采样，我们将获得这两个速率参数的后验分布。如果</w:t>
      </w:r>
      <w:r w:rsidR="00082E78">
        <w:rPr>
          <w:rFonts w:ascii="Times New Roman" w:eastAsia="KaiTi" w:hAnsi="Times New Roman" w:cs="Times New Roman" w:hint="eastAsia"/>
          <w:color w:val="auto"/>
          <w:sz w:val="24"/>
          <w:szCs w:val="24"/>
        </w:rPr>
        <w:t xml:space="preserve"> </w:t>
      </w:r>
      <m:oMath>
        <m:r>
          <w:rPr>
            <w:rFonts w:ascii="Cambria Math" w:eastAsia="KaiTi" w:hAnsi="Cambria Math" w:cs="Times New Roman"/>
            <w:color w:val="auto"/>
            <w:sz w:val="24"/>
            <w:szCs w:val="24"/>
          </w:rPr>
          <m:t xml:space="preserve">r(C→T∣TpC) </m:t>
        </m:r>
      </m:oMath>
      <w:r w:rsidR="00567558" w:rsidRPr="00567558">
        <w:rPr>
          <w:rFonts w:ascii="Times New Roman" w:eastAsia="KaiTi" w:hAnsi="Times New Roman" w:cs="Times New Roman" w:hint="eastAsia"/>
          <w:color w:val="auto"/>
          <w:sz w:val="24"/>
          <w:szCs w:val="24"/>
        </w:rPr>
        <w:t>的后验分布显著高于</w:t>
      </w:r>
      <w:r w:rsidR="00757680">
        <w:rPr>
          <w:rFonts w:ascii="Times New Roman" w:eastAsia="KaiTi" w:hAnsi="Times New Roman" w:cs="Times New Roman" w:hint="eastAsia"/>
          <w:color w:val="auto"/>
          <w:sz w:val="24"/>
          <w:szCs w:val="24"/>
        </w:rPr>
        <w:t xml:space="preserve"> </w:t>
      </w:r>
      <m:oMath>
        <m:r>
          <w:rPr>
            <w:rFonts w:ascii="Cambria Math" w:eastAsia="KaiTi" w:hAnsi="Cambria Math" w:cs="Times New Roman"/>
            <w:color w:val="auto"/>
            <w:sz w:val="24"/>
            <w:szCs w:val="24"/>
          </w:rPr>
          <m:t>r(C→T∣not TpC)</m:t>
        </m:r>
      </m:oMath>
      <w:r w:rsidR="00567558" w:rsidRPr="00567558">
        <w:rPr>
          <w:rFonts w:ascii="Times New Roman" w:eastAsia="KaiTi" w:hAnsi="Times New Roman" w:cs="Times New Roman" w:hint="eastAsia"/>
          <w:color w:val="auto"/>
          <w:sz w:val="24"/>
          <w:szCs w:val="24"/>
        </w:rPr>
        <w:t>，将为</w:t>
      </w:r>
      <w:r w:rsidR="00567558" w:rsidRPr="00567558">
        <w:rPr>
          <w:rFonts w:ascii="Times New Roman" w:eastAsia="KaiTi" w:hAnsi="Times New Roman" w:cs="Times New Roman"/>
          <w:color w:val="auto"/>
          <w:sz w:val="24"/>
          <w:szCs w:val="24"/>
        </w:rPr>
        <w:t xml:space="preserve"> APOBEC3 </w:t>
      </w:r>
      <w:r w:rsidR="00567558" w:rsidRPr="00567558">
        <w:rPr>
          <w:rFonts w:ascii="Times New Roman" w:eastAsia="KaiTi" w:hAnsi="Times New Roman" w:cs="Times New Roman" w:hint="eastAsia"/>
          <w:color w:val="auto"/>
          <w:sz w:val="24"/>
          <w:szCs w:val="24"/>
        </w:rPr>
        <w:t>作为主要诱变源提供强有力的、经系统发育校正的定量证据</w:t>
      </w:r>
      <w:r w:rsidRPr="00411BAC">
        <w:rPr>
          <w:rFonts w:ascii="Times New Roman" w:eastAsia="KaiTi" w:hAnsi="Times New Roman" w:cs="Times New Roman" w:hint="eastAsia"/>
          <w:color w:val="auto"/>
          <w:sz w:val="24"/>
          <w:szCs w:val="24"/>
        </w:rPr>
        <w:t>。</w:t>
      </w:r>
    </w:p>
    <w:p w14:paraId="22F46ABE" w14:textId="6162BCFA" w:rsidR="00411BAC" w:rsidRPr="00411BAC" w:rsidRDefault="00411BAC" w:rsidP="004C68D6">
      <w:pPr>
        <w:spacing w:after="8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tab/>
      </w:r>
      <w:r w:rsidRPr="00E419FD">
        <w:rPr>
          <w:rFonts w:ascii="Times New Roman" w:eastAsia="KaiTi" w:hAnsi="Times New Roman" w:cs="Times New Roman" w:hint="eastAsia"/>
          <w:b/>
          <w:bCs/>
          <w:color w:val="auto"/>
          <w:sz w:val="24"/>
          <w:szCs w:val="24"/>
        </w:rPr>
        <w:t>比较基因组学与进化动力学分析：</w:t>
      </w:r>
      <w:r w:rsidR="00760169">
        <w:rPr>
          <w:rFonts w:ascii="Times New Roman" w:eastAsia="KaiTi" w:hAnsi="Times New Roman" w:cs="Times New Roman" w:hint="eastAsia"/>
          <w:color w:val="auto"/>
          <w:sz w:val="24"/>
          <w:szCs w:val="24"/>
        </w:rPr>
        <w:t>首先，</w:t>
      </w:r>
      <w:r w:rsidR="00760169" w:rsidRPr="00760169">
        <w:rPr>
          <w:rFonts w:ascii="Times New Roman" w:eastAsia="KaiTi" w:hAnsi="Times New Roman" w:cs="Times New Roman" w:hint="eastAsia"/>
          <w:color w:val="auto"/>
          <w:sz w:val="24"/>
          <w:szCs w:val="24"/>
        </w:rPr>
        <w:t>比较同一患者体内不同病毒科（如乳头瘤病毒科与多瘤病毒科）的</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APOBEC3</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突变负荷，判断</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APOBEC3</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引发的诱变压力是作用于宿主的全局性效应，还是针对特定病毒的特异性现象。其次，将</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DOCK8</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缺陷患者皮肤</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HPV</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的标准化</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APOBEC3</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突变频率与健康对照组的免疫功能正常个体进行比较，以明确高突变负荷是源于病毒底物过载还是宿主酶活性增强。最后，比较同一患者体内不同</w:t>
      </w:r>
      <w:r w:rsidR="006F416B">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HPV</w:t>
      </w:r>
      <w:r w:rsidR="006F416B">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属</w:t>
      </w:r>
      <w:r w:rsidR="00760169" w:rsidRPr="00760169">
        <w:rPr>
          <w:rFonts w:ascii="Times New Roman" w:eastAsia="KaiTi" w:hAnsi="Times New Roman" w:cs="Times New Roman"/>
          <w:color w:val="auto"/>
          <w:sz w:val="24"/>
          <w:szCs w:val="24"/>
        </w:rPr>
        <w:t xml:space="preserve"> APOBEC3 </w:t>
      </w:r>
      <w:r w:rsidR="00760169" w:rsidRPr="00760169">
        <w:rPr>
          <w:rFonts w:ascii="Times New Roman" w:eastAsia="KaiTi" w:hAnsi="Times New Roman" w:cs="Times New Roman" w:hint="eastAsia"/>
          <w:color w:val="auto"/>
          <w:sz w:val="24"/>
          <w:szCs w:val="24"/>
        </w:rPr>
        <w:t>靶点密度与实际突变频率，以揭示病毒</w:t>
      </w:r>
      <w:r w:rsidR="00760169">
        <w:rPr>
          <w:rFonts w:ascii="Times New Roman" w:eastAsia="KaiTi" w:hAnsi="Times New Roman" w:cs="Times New Roman" w:hint="eastAsia"/>
          <w:color w:val="auto"/>
          <w:sz w:val="24"/>
          <w:szCs w:val="24"/>
        </w:rPr>
        <w:t>原始</w:t>
      </w:r>
      <w:r w:rsidR="00760169" w:rsidRPr="00760169">
        <w:rPr>
          <w:rFonts w:ascii="Times New Roman" w:eastAsia="KaiTi" w:hAnsi="Times New Roman" w:cs="Times New Roman" w:hint="eastAsia"/>
          <w:color w:val="auto"/>
          <w:sz w:val="24"/>
          <w:szCs w:val="24"/>
        </w:rPr>
        <w:t>基因组特征对</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color w:val="auto"/>
          <w:sz w:val="24"/>
          <w:szCs w:val="24"/>
        </w:rPr>
        <w:t>APOBEC3</w:t>
      </w:r>
      <w:r w:rsidR="00760169">
        <w:rPr>
          <w:rFonts w:ascii="Times New Roman" w:eastAsia="KaiTi" w:hAnsi="Times New Roman" w:cs="Times New Roman" w:hint="eastAsia"/>
          <w:color w:val="auto"/>
          <w:sz w:val="24"/>
          <w:szCs w:val="24"/>
        </w:rPr>
        <w:t xml:space="preserve"> </w:t>
      </w:r>
      <w:r w:rsidR="00760169" w:rsidRPr="00760169">
        <w:rPr>
          <w:rFonts w:ascii="Times New Roman" w:eastAsia="KaiTi" w:hAnsi="Times New Roman" w:cs="Times New Roman" w:hint="eastAsia"/>
          <w:color w:val="auto"/>
          <w:sz w:val="24"/>
          <w:szCs w:val="24"/>
        </w:rPr>
        <w:t>介导的突变的影响。</w:t>
      </w:r>
    </w:p>
    <w:p w14:paraId="15AFBFE3" w14:textId="22B0F9E1" w:rsidR="00411BAC" w:rsidRDefault="00411BAC" w:rsidP="008B12B1">
      <w:pPr>
        <w:spacing w:after="240"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tab/>
      </w:r>
      <w:r w:rsidR="004F12AF" w:rsidRPr="004F12AF">
        <w:rPr>
          <w:rFonts w:ascii="Times New Roman" w:eastAsia="KaiTi" w:hAnsi="Times New Roman" w:cs="Times New Roman" w:hint="eastAsia"/>
          <w:b/>
          <w:bCs/>
          <w:color w:val="auto"/>
          <w:sz w:val="24"/>
          <w:szCs w:val="24"/>
        </w:rPr>
        <w:t>高频突变下</w:t>
      </w:r>
      <w:r w:rsidRPr="004F12AF">
        <w:rPr>
          <w:rFonts w:ascii="Times New Roman" w:eastAsia="KaiTi" w:hAnsi="Times New Roman" w:cs="Times New Roman" w:hint="eastAsia"/>
          <w:b/>
          <w:bCs/>
          <w:color w:val="auto"/>
          <w:sz w:val="24"/>
          <w:szCs w:val="24"/>
        </w:rPr>
        <w:t>基因重组事件检测：</w:t>
      </w:r>
      <w:r w:rsidR="00180875" w:rsidRPr="00180875">
        <w:rPr>
          <w:rFonts w:ascii="Times New Roman" w:eastAsia="KaiTi" w:hAnsi="Times New Roman" w:cs="Times New Roman" w:hint="eastAsia"/>
          <w:color w:val="auto"/>
          <w:sz w:val="24"/>
          <w:szCs w:val="24"/>
        </w:rPr>
        <w:t>高频</w:t>
      </w:r>
      <w:r w:rsidR="00180875" w:rsidRPr="00180875">
        <w:rPr>
          <w:rFonts w:ascii="Times New Roman" w:eastAsia="KaiTi" w:hAnsi="Times New Roman" w:cs="Times New Roman"/>
          <w:color w:val="auto"/>
          <w:sz w:val="24"/>
          <w:szCs w:val="24"/>
        </w:rPr>
        <w:t xml:space="preserve"> APOBEC3 </w:t>
      </w:r>
      <w:r w:rsidR="00180875" w:rsidRPr="00180875">
        <w:rPr>
          <w:rFonts w:ascii="Times New Roman" w:eastAsia="KaiTi" w:hAnsi="Times New Roman" w:cs="Times New Roman" w:hint="eastAsia"/>
          <w:color w:val="auto"/>
          <w:sz w:val="24"/>
          <w:szCs w:val="24"/>
        </w:rPr>
        <w:t>突变对标准重组检测算法（如</w:t>
      </w:r>
      <w:r w:rsidR="00F24184">
        <w:rPr>
          <w:rFonts w:ascii="Times New Roman" w:eastAsia="KaiTi" w:hAnsi="Times New Roman" w:cs="Times New Roman" w:hint="eastAsia"/>
          <w:color w:val="auto"/>
          <w:sz w:val="24"/>
          <w:szCs w:val="24"/>
        </w:rPr>
        <w:t xml:space="preserve"> </w:t>
      </w:r>
      <w:r w:rsidR="00180875" w:rsidRPr="00180875">
        <w:rPr>
          <w:rFonts w:ascii="Times New Roman" w:eastAsia="KaiTi" w:hAnsi="Times New Roman" w:cs="Times New Roman"/>
          <w:color w:val="auto"/>
          <w:sz w:val="24"/>
          <w:szCs w:val="24"/>
        </w:rPr>
        <w:t>RDP5</w:t>
      </w:r>
      <w:r w:rsidR="001C05EA" w:rsidRPr="001C05EA">
        <w:t xml:space="preserve"> </w:t>
      </w:r>
      <w:r w:rsidR="00825BF7">
        <w:rPr>
          <w:rFonts w:ascii="Times New Roman" w:eastAsia="KaiTi" w:hAnsi="Times New Roman" w:cs="Times New Roman"/>
          <w:color w:val="auto"/>
          <w:sz w:val="24"/>
          <w:szCs w:val="24"/>
        </w:rPr>
        <w:fldChar w:fldCharType="begin">
          <w:fldData xml:space="preserve">PEVuZE5vdGU+PENpdGU+PEF1dGhvcj5NYXJ0aW48L0F1dGhvcj48WWVhcj4yMDIxPC9ZZWFyPjxS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</w:fldData>
        </w:fldChar>
      </w:r>
      <w:r w:rsidR="00825BF7">
        <w:rPr>
          <w:rFonts w:ascii="Times New Roman" w:eastAsia="KaiTi" w:hAnsi="Times New Roman" w:cs="Times New Roman"/>
          <w:color w:val="auto"/>
          <w:sz w:val="24"/>
          <w:szCs w:val="24"/>
        </w:rPr>
        <w:instrText xml:space="preserve"> ADDIN EN.CITE </w:instrText>
      </w:r>
      <w:r w:rsidR="00825BF7">
        <w:rPr>
          <w:rFonts w:ascii="Times New Roman" w:eastAsia="KaiTi" w:hAnsi="Times New Roman" w:cs="Times New Roman"/>
          <w:color w:val="auto"/>
          <w:sz w:val="24"/>
          <w:szCs w:val="24"/>
        </w:rPr>
        <w:fldChar w:fldCharType="begin">
          <w:fldData xml:space="preserve">PEVuZE5vdGU+PENpdGU+PEF1dGhvcj5NYXJ0aW48L0F1dGhvcj48WWVhcj4yMDIxPC9ZZWFyPjxS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</w:fldData>
        </w:fldChar>
      </w:r>
      <w:r w:rsidR="00825BF7">
        <w:rPr>
          <w:rFonts w:ascii="Times New Roman" w:eastAsia="KaiTi" w:hAnsi="Times New Roman" w:cs="Times New Roman"/>
          <w:color w:val="auto"/>
          <w:sz w:val="24"/>
          <w:szCs w:val="24"/>
        </w:rPr>
        <w:instrText xml:space="preserve"> ADDIN EN.CITE.DATA </w:instrText>
      </w:r>
      <w:r w:rsidR="00825BF7">
        <w:rPr>
          <w:rFonts w:ascii="Times New Roman" w:eastAsia="KaiTi" w:hAnsi="Times New Roman" w:cs="Times New Roman"/>
          <w:color w:val="auto"/>
          <w:sz w:val="24"/>
          <w:szCs w:val="24"/>
        </w:rPr>
      </w:r>
      <w:r w:rsidR="00825BF7">
        <w:rPr>
          <w:rFonts w:ascii="Times New Roman" w:eastAsia="KaiTi" w:hAnsi="Times New Roman" w:cs="Times New Roman"/>
          <w:color w:val="auto"/>
          <w:sz w:val="24"/>
          <w:szCs w:val="24"/>
        </w:rPr>
        <w:fldChar w:fldCharType="end"/>
      </w:r>
      <w:r w:rsidR="00825BF7">
        <w:rPr>
          <w:rFonts w:ascii="Times New Roman" w:eastAsia="KaiTi" w:hAnsi="Times New Roman" w:cs="Times New Roman"/>
          <w:color w:val="auto"/>
          <w:sz w:val="24"/>
          <w:szCs w:val="24"/>
        </w:rPr>
      </w:r>
      <w:r w:rsidR="00825BF7">
        <w:rPr>
          <w:rFonts w:ascii="Times New Roman" w:eastAsia="KaiTi" w:hAnsi="Times New Roman" w:cs="Times New Roman"/>
          <w:color w:val="auto"/>
          <w:sz w:val="24"/>
          <w:szCs w:val="24"/>
        </w:rPr>
        <w:fldChar w:fldCharType="separate"/>
      </w:r>
      <w:r w:rsidR="00825BF7" w:rsidRPr="00825BF7">
        <w:rPr>
          <w:rFonts w:ascii="Times New Roman" w:eastAsia="KaiTi" w:hAnsi="Times New Roman" w:cs="Times New Roman"/>
          <w:noProof/>
          <w:color w:val="auto"/>
          <w:sz w:val="24"/>
          <w:szCs w:val="24"/>
          <w:vertAlign w:val="superscript"/>
        </w:rPr>
        <w:t>[25]</w:t>
      </w:r>
      <w:r w:rsidR="00825BF7">
        <w:rPr>
          <w:rFonts w:ascii="Times New Roman" w:eastAsia="KaiTi" w:hAnsi="Times New Roman" w:cs="Times New Roman"/>
          <w:color w:val="auto"/>
          <w:sz w:val="24"/>
          <w:szCs w:val="24"/>
        </w:rPr>
        <w:fldChar w:fldCharType="end"/>
      </w:r>
      <w:r w:rsidR="00F24184">
        <w:rPr>
          <w:rFonts w:ascii="Times New Roman" w:eastAsia="KaiTi" w:hAnsi="Times New Roman" w:cs="Times New Roman" w:hint="eastAsia"/>
          <w:color w:val="auto"/>
          <w:sz w:val="24"/>
          <w:szCs w:val="24"/>
        </w:rPr>
        <w:t>、</w:t>
      </w:r>
      <w:r w:rsidR="00F24184">
        <w:rPr>
          <w:rFonts w:ascii="Times New Roman" w:eastAsia="KaiTi" w:hAnsi="Times New Roman" w:cs="Times New Roman"/>
          <w:color w:val="auto"/>
          <w:sz w:val="24"/>
          <w:szCs w:val="24"/>
        </w:rPr>
        <w:t>GARD</w:t>
      </w:r>
      <w:r w:rsidR="001C05EA" w:rsidRPr="001C05EA">
        <w:t xml:space="preserve"> </w:t>
      </w:r>
      <w:r w:rsidR="00825BF7">
        <w:rPr>
          <w:rFonts w:ascii="Times New Roman" w:eastAsia="KaiTi" w:hAnsi="Times New Roman" w:cs="Times New Roman"/>
          <w:color w:val="auto"/>
          <w:sz w:val="24"/>
          <w:szCs w:val="24"/>
        </w:rPr>
        <w:fldChar w:fldCharType="begin"/>
      </w:r>
      <w:r w:rsidR="00825BF7">
        <w:rPr>
          <w:rFonts w:ascii="Times New Roman" w:eastAsia="KaiTi" w:hAnsi="Times New Roman" w:cs="Times New Roman"/>
          <w:color w:val="auto"/>
          <w:sz w:val="24"/>
          <w:szCs w:val="24"/>
        </w:rPr>
        <w:instrText xml:space="preserve"> ADDIN EN.CITE &lt;EndNote&gt;&lt;Cite&gt;&lt;Author&gt;Kosakovsky Pond&lt;/Author&gt;&lt;Year&gt;2006&lt;/Year&gt;&lt;RecNum&gt;178&lt;/RecNum&gt;&lt;DisplayText&gt;&lt;style face="superscript"&gt;[26]&lt;/style&gt;&lt;/DisplayText&gt;&lt;record&gt;&lt;rec-number&gt;178&lt;/rec-number&gt;&lt;foreign-keys&gt;&lt;key app="EN" db-id="0wvdsrxzkvxtwhe2ed7v2zdztwfx02sxr5zp" timestamp="1755665696"&gt;178&lt;/key&gt;&lt;/foreign-keys&gt;&lt;ref-type name="Journal Article"&gt;17&lt;/ref-type&gt;&lt;contributors&gt;&lt;authors&gt;&lt;author&gt;Kosakovsky Pond, S. L.&lt;/author&gt;&lt;author&gt;Posada, D.&lt;/author&gt;&lt;author&gt;Gravenor, M. B.&lt;/author&gt;&lt;author&gt;Woelk, C. H.&lt;/author&gt;&lt;author&gt;Frost, S. D.&lt;/author&gt;&lt;/authors&gt;&lt;/contributors&gt;&lt;auth-address&gt;Department of Pathology, University of California San Diego, La Jolla, CA 92093, USA. spond@ucsd.edu&lt;/auth-address&gt;&lt;titles&gt;&lt;title&gt;GARD: a genetic algorithm for recombination detection&lt;/title&gt;&lt;secondary-title&gt;Bioinformatics&lt;/secondary-title&gt;&lt;/titles&gt;&lt;periodical&gt;&lt;full-title&gt;Bioinformatics&lt;/full-title&gt;&lt;abbr-1&gt;Bioinformatics&lt;/abbr-1&gt;&lt;/periodical&gt;&lt;pages&gt;3096-8&lt;/pages&gt;&lt;volume&gt;22&lt;/volume&gt;&lt;number&gt;24&lt;/number&gt;&lt;edition&gt;20061116&lt;/edition&gt;&lt;keywords&gt;&lt;keyword&gt;*Algorithms&lt;/keyword&gt;&lt;keyword&gt;Base Sequence&lt;/keyword&gt;&lt;keyword&gt;Chromosome Mapping/*methods&lt;/keyword&gt;&lt;keyword&gt;Computer Simulation&lt;/keyword&gt;&lt;keyword&gt;Conserved Sequence/genetics&lt;/keyword&gt;&lt;keyword&gt;*Evolution, Molecular&lt;/keyword&gt;&lt;keyword&gt;*Models, Genetic&lt;/keyword&gt;&lt;keyword&gt;Molecular Sequence Data&lt;/keyword&gt;&lt;keyword&gt;Recombination, Genetic/*genetics&lt;/keyword&gt;&lt;keyword&gt;Sequence Alignment/methods&lt;/keyword&gt;&lt;keyword&gt;Sequence Analysis, DNA/*methods&lt;/keyword&gt;&lt;keyword&gt;Sequence Homology, Nucleic Acid&lt;/keyword&gt;&lt;keyword&gt;*Software&lt;/keyword&gt;&lt;/keywords&gt;&lt;dates&gt;&lt;year&gt;2006&lt;/year&gt;&lt;pub-dates&gt;&lt;date&gt;Dec 15&lt;/date&gt;&lt;/pub-dates&gt;&lt;/dates&gt;&lt;isbn&gt;1367-4811 (Electronic)&amp;#xD;1367-4803 (Linking)&lt;/isbn&gt;&lt;accession-num&gt;17110367&lt;/accession-num&gt;&lt;urls&gt;&lt;related-urls&gt;&lt;url&gt;https://www.ncbi.nlm.nih.gov/pubmed/17110367&lt;/url&gt;&lt;/related-urls&gt;&lt;/urls&gt;&lt;electronic-resource-num&gt;10.1093/bioinformatics/btl474&lt;/electronic-resource-num&gt;&lt;remote-database-name&gt;Medline&lt;/remote-database-name&gt;&lt;remote-database-provider&gt;NLM&lt;/remote-database-provider&gt;&lt;/record&gt;&lt;/Cite&gt;&lt;/EndNote&gt;</w:instrText>
      </w:r>
      <w:r w:rsidR="00825BF7">
        <w:rPr>
          <w:rFonts w:ascii="Times New Roman" w:eastAsia="KaiTi" w:hAnsi="Times New Roman" w:cs="Times New Roman"/>
          <w:color w:val="auto"/>
          <w:sz w:val="24"/>
          <w:szCs w:val="24"/>
        </w:rPr>
        <w:fldChar w:fldCharType="separate"/>
      </w:r>
      <w:r w:rsidR="00825BF7" w:rsidRPr="00825BF7">
        <w:rPr>
          <w:rFonts w:ascii="Times New Roman" w:eastAsia="KaiTi" w:hAnsi="Times New Roman" w:cs="Times New Roman"/>
          <w:noProof/>
          <w:color w:val="auto"/>
          <w:sz w:val="24"/>
          <w:szCs w:val="24"/>
          <w:vertAlign w:val="superscript"/>
        </w:rPr>
        <w:t>[26]</w:t>
      </w:r>
      <w:r w:rsidR="00825BF7">
        <w:rPr>
          <w:rFonts w:ascii="Times New Roman" w:eastAsia="KaiTi" w:hAnsi="Times New Roman" w:cs="Times New Roman"/>
          <w:color w:val="auto"/>
          <w:sz w:val="24"/>
          <w:szCs w:val="24"/>
        </w:rPr>
        <w:fldChar w:fldCharType="end"/>
      </w:r>
      <w:r w:rsidR="00180875" w:rsidRPr="00180875">
        <w:rPr>
          <w:rFonts w:ascii="Times New Roman" w:eastAsia="KaiTi" w:hAnsi="Times New Roman" w:cs="Times New Roman" w:hint="eastAsia"/>
          <w:color w:val="auto"/>
          <w:sz w:val="24"/>
          <w:szCs w:val="24"/>
        </w:rPr>
        <w:t>）的严重干扰。为克服这一挑战，我们将开发一套能够区分点突变噪声与真实重组信号的专用算法：首先使用对系统发育拓扑不依赖的</w:t>
      </w:r>
      <w:r w:rsidR="001C05EA">
        <w:rPr>
          <w:rFonts w:ascii="Times New Roman" w:eastAsia="KaiTi" w:hAnsi="Times New Roman" w:cs="Times New Roman" w:hint="eastAsia"/>
          <w:color w:val="auto"/>
          <w:sz w:val="24"/>
          <w:szCs w:val="24"/>
        </w:rPr>
        <w:t xml:space="preserve"> </w:t>
      </w:r>
      <w:r w:rsidR="00180875" w:rsidRPr="00180875">
        <w:rPr>
          <w:rFonts w:ascii="Times New Roman" w:eastAsia="KaiTi" w:hAnsi="Times New Roman" w:cs="Times New Roman"/>
          <w:color w:val="auto"/>
          <w:sz w:val="24"/>
          <w:szCs w:val="24"/>
        </w:rPr>
        <w:t>PHI</w:t>
      </w:r>
      <w:r w:rsidR="001C05EA">
        <w:rPr>
          <w:rFonts w:ascii="Times New Roman" w:eastAsia="KaiTi" w:hAnsi="Times New Roman" w:cs="Times New Roman" w:hint="eastAsia"/>
          <w:color w:val="auto"/>
          <w:sz w:val="24"/>
          <w:szCs w:val="24"/>
        </w:rPr>
        <w:t xml:space="preserve"> </w:t>
      </w:r>
      <w:r w:rsidR="00180875" w:rsidRPr="00180875">
        <w:rPr>
          <w:rFonts w:ascii="Times New Roman" w:eastAsia="KaiTi" w:hAnsi="Times New Roman" w:cs="Times New Roman" w:hint="eastAsia"/>
          <w:color w:val="auto"/>
          <w:sz w:val="24"/>
          <w:szCs w:val="24"/>
        </w:rPr>
        <w:t>测试（</w:t>
      </w:r>
      <w:r w:rsidR="00180875" w:rsidRPr="00180875">
        <w:rPr>
          <w:rFonts w:ascii="Times New Roman" w:eastAsia="KaiTi" w:hAnsi="Times New Roman" w:cs="Times New Roman"/>
          <w:color w:val="auto"/>
          <w:sz w:val="24"/>
          <w:szCs w:val="24"/>
        </w:rPr>
        <w:t>Pairwise Homoplasy Index</w:t>
      </w:r>
      <w:r w:rsidR="00180875" w:rsidRPr="00180875">
        <w:rPr>
          <w:rFonts w:ascii="Times New Roman" w:eastAsia="KaiTi" w:hAnsi="Times New Roman" w:cs="Times New Roman" w:hint="eastAsia"/>
          <w:color w:val="auto"/>
          <w:sz w:val="24"/>
          <w:szCs w:val="24"/>
        </w:rPr>
        <w:t>）进行初步筛选，快速识别潜在的重组候选序列。通过初步筛选的候选重组序列将使用</w:t>
      </w:r>
      <w:r w:rsidR="00180875" w:rsidRPr="00180875">
        <w:rPr>
          <w:rFonts w:ascii="Times New Roman" w:eastAsia="KaiTi" w:hAnsi="Times New Roman" w:cs="Times New Roman"/>
          <w:color w:val="auto"/>
          <w:sz w:val="24"/>
          <w:szCs w:val="24"/>
        </w:rPr>
        <w:t xml:space="preserve"> 3SEQ</w:t>
      </w:r>
      <w:r w:rsidR="00825BF7" w:rsidRPr="00825BF7">
        <w:t xml:space="preserve"> </w:t>
      </w:r>
      <w:r w:rsidR="00825BF7">
        <w:rPr>
          <w:rFonts w:ascii="Times New Roman" w:eastAsia="KaiTi" w:hAnsi="Times New Roman" w:cs="Times New Roman"/>
          <w:color w:val="auto"/>
          <w:sz w:val="24"/>
          <w:szCs w:val="24"/>
        </w:rPr>
        <w:fldChar w:fldCharType="begin"/>
      </w:r>
      <w:r w:rsidR="00825BF7">
        <w:rPr>
          <w:rFonts w:ascii="Times New Roman" w:eastAsia="KaiTi" w:hAnsi="Times New Roman" w:cs="Times New Roman"/>
          <w:color w:val="auto"/>
          <w:sz w:val="24"/>
          <w:szCs w:val="24"/>
        </w:rPr>
        <w:instrText xml:space="preserve"> ADDIN EN.CITE &lt;EndNote&gt;&lt;Cite&gt;&lt;Author&gt;Lam&lt;/Author&gt;&lt;Year&gt;2018&lt;/Year&gt;&lt;RecNum&gt;179&lt;/RecNum&gt;&lt;DisplayText&gt;&lt;style face="superscript"&gt;[27]&lt;/style&gt;&lt;/DisplayText&gt;&lt;record&gt;&lt;rec-number&gt;179&lt;/rec-number&gt;&lt;foreign-keys&gt;&lt;key app="EN" db-id="0wvdsrxzkvxtwhe2ed7v2zdztwfx02sxr5zp" timestamp="1755665745"&gt;179&lt;/key&gt;&lt;/foreign-keys&gt;&lt;ref-type name="Journal Article"&gt;17&lt;/ref-type&gt;&lt;contributors&gt;&lt;authors&gt;&lt;author&gt;Lam, Ha Minh&lt;/author&gt;&lt;author&gt;Ratmann, Oliver&lt;/author&gt;&lt;author&gt;Boni, Maciej F&lt;/author&gt;&lt;/authors&gt;&lt;/contributors&gt;&lt;titles&gt;&lt;title&gt;Improved algorithmic complexity for the 3SEQ recombination detection algorithm&lt;/title&gt;&lt;secondary-title&gt;Molecular biology and evolution&lt;/secondary-title&gt;&lt;/titles&gt;&lt;periodical&gt;&lt;full-title&gt;Molecular Biology and Evolution&lt;/full-title&gt;&lt;abbr-1&gt;Mol Biol Evol&lt;/abbr-1&gt;&lt;/periodical&gt;&lt;pages&gt;247-251&lt;/pages&gt;&lt;volume&gt;35&lt;/volume&gt;&lt;number&gt;1&lt;/number&gt;&lt;dates&gt;&lt;year&gt;2018&lt;/year&gt;&lt;/dates&gt;&lt;isbn&gt;0737-4038&lt;/isbn&gt;&lt;urls&gt;&lt;/urls&gt;&lt;/record&gt;&lt;/Cite&gt;&lt;/EndNote&gt;</w:instrText>
      </w:r>
      <w:r w:rsidR="00825BF7">
        <w:rPr>
          <w:rFonts w:ascii="Times New Roman" w:eastAsia="KaiTi" w:hAnsi="Times New Roman" w:cs="Times New Roman"/>
          <w:color w:val="auto"/>
          <w:sz w:val="24"/>
          <w:szCs w:val="24"/>
        </w:rPr>
        <w:fldChar w:fldCharType="separate"/>
      </w:r>
      <w:r w:rsidR="00825BF7" w:rsidRPr="00825BF7">
        <w:rPr>
          <w:rFonts w:ascii="Times New Roman" w:eastAsia="KaiTi" w:hAnsi="Times New Roman" w:cs="Times New Roman"/>
          <w:noProof/>
          <w:color w:val="auto"/>
          <w:sz w:val="24"/>
          <w:szCs w:val="24"/>
          <w:vertAlign w:val="superscript"/>
        </w:rPr>
        <w:t>[27]</w:t>
      </w:r>
      <w:r w:rsidR="00825BF7">
        <w:rPr>
          <w:rFonts w:ascii="Times New Roman" w:eastAsia="KaiTi" w:hAnsi="Times New Roman" w:cs="Times New Roman"/>
          <w:color w:val="auto"/>
          <w:sz w:val="24"/>
          <w:szCs w:val="24"/>
        </w:rPr>
        <w:fldChar w:fldCharType="end"/>
      </w:r>
      <w:r w:rsidR="00180875" w:rsidRPr="00180875">
        <w:rPr>
          <w:rFonts w:ascii="Times New Roman" w:eastAsia="KaiTi" w:hAnsi="Times New Roman" w:cs="Times New Roman"/>
          <w:color w:val="auto"/>
          <w:sz w:val="24"/>
          <w:szCs w:val="24"/>
        </w:rPr>
        <w:t xml:space="preserve"> </w:t>
      </w:r>
      <w:r w:rsidR="00180875" w:rsidRPr="00180875">
        <w:rPr>
          <w:rFonts w:ascii="Times New Roman" w:eastAsia="KaiTi" w:hAnsi="Times New Roman" w:cs="Times New Roman" w:hint="eastAsia"/>
          <w:color w:val="auto"/>
          <w:sz w:val="24"/>
          <w:szCs w:val="24"/>
        </w:rPr>
        <w:t>等更稳健的算法</w:t>
      </w:r>
      <w:r w:rsidR="00180875" w:rsidRPr="00180875">
        <w:rPr>
          <w:rFonts w:ascii="Times New Roman" w:eastAsia="KaiTi" w:hAnsi="Times New Roman" w:cs="Times New Roman" w:hint="eastAsia"/>
          <w:color w:val="auto"/>
          <w:sz w:val="24"/>
          <w:szCs w:val="24"/>
        </w:rPr>
        <w:lastRenderedPageBreak/>
        <w:t>进行精细验证。接下来，对于候选序列将采用一种基于滑动窗口的似然分析方法进行确认。窗口内局部系统发育树的似然值将使用前述的</w:t>
      </w:r>
      <w:r w:rsidR="00180875" w:rsidRPr="00180875">
        <w:rPr>
          <w:rFonts w:ascii="Times New Roman" w:eastAsia="KaiTi" w:hAnsi="Times New Roman" w:cs="Times New Roman"/>
          <w:color w:val="auto"/>
          <w:sz w:val="24"/>
          <w:szCs w:val="24"/>
        </w:rPr>
        <w:t xml:space="preserve"> APOBEC3 </w:t>
      </w:r>
      <w:r w:rsidR="00180875" w:rsidRPr="00180875">
        <w:rPr>
          <w:rFonts w:ascii="Times New Roman" w:eastAsia="KaiTi" w:hAnsi="Times New Roman" w:cs="Times New Roman" w:hint="eastAsia"/>
          <w:color w:val="auto"/>
          <w:sz w:val="24"/>
          <w:szCs w:val="24"/>
        </w:rPr>
        <w:t>感知的上下文依赖替换模型进行计算。一个真实的重组事件将在重组断点处导致系统发育拓扑的显著变化，并伴随着似然值的急剧下降。由于该模型已经内化了高频</w:t>
      </w:r>
      <w:r w:rsidR="00180875" w:rsidRPr="00180875">
        <w:rPr>
          <w:rFonts w:ascii="Times New Roman" w:eastAsia="KaiTi" w:hAnsi="Times New Roman" w:cs="Times New Roman"/>
          <w:color w:val="auto"/>
          <w:sz w:val="24"/>
          <w:szCs w:val="24"/>
        </w:rPr>
        <w:t xml:space="preserve"> C→T </w:t>
      </w:r>
      <w:r w:rsidR="00180875" w:rsidRPr="00180875">
        <w:rPr>
          <w:rFonts w:ascii="Times New Roman" w:eastAsia="KaiTi" w:hAnsi="Times New Roman" w:cs="Times New Roman" w:hint="eastAsia"/>
          <w:color w:val="auto"/>
          <w:sz w:val="24"/>
          <w:szCs w:val="24"/>
        </w:rPr>
        <w:t>突变的可能性，因此能够有效地区分由超突变引起的局部不一致和由真实基因交换引起的拓扑结构冲突，从而大大提高重组检测的特异性</w:t>
      </w:r>
      <w:r w:rsidRPr="00411BAC">
        <w:rPr>
          <w:rFonts w:ascii="Times New Roman" w:eastAsia="KaiTi" w:hAnsi="Times New Roman" w:cs="Times New Roman" w:hint="eastAsia"/>
          <w:color w:val="auto"/>
          <w:sz w:val="24"/>
          <w:szCs w:val="24"/>
        </w:rPr>
        <w:t>。</w:t>
      </w:r>
    </w:p>
    <w:p w14:paraId="2E620FB5" w14:textId="7CFD0B60" w:rsidR="0050040E" w:rsidRPr="00C43473" w:rsidRDefault="008B12B1" w:rsidP="00CA5522">
      <w:pPr>
        <w:spacing w:after="80" w:line="440" w:lineRule="exact"/>
        <w:ind w:firstLine="420"/>
        <w:rPr>
          <w:rFonts w:ascii="Times New Roman" w:eastAsia="KaiTi" w:hAnsi="Times New Roman" w:cs="Times New Roman"/>
          <w:color w:val="5F497A" w:themeColor="accent4" w:themeShade="BF"/>
          <w:sz w:val="24"/>
          <w:szCs w:val="24"/>
        </w:rPr>
      </w:pPr>
      <w:r w:rsidRPr="00C43473">
        <w:rPr>
          <w:rFonts w:ascii="Times New Roman" w:eastAsia="KaiTi" w:hAnsi="Times New Roman" w:cs="Times New Roman"/>
          <w:b/>
          <w:bCs/>
          <w:color w:val="5F497A" w:themeColor="accent4" w:themeShade="BF"/>
          <w:sz w:val="24"/>
          <w:szCs w:val="24"/>
        </w:rPr>
        <w:t>3.2.</w:t>
      </w:r>
      <w:r w:rsidR="00FB74AD" w:rsidRPr="00C43473">
        <w:rPr>
          <w:rFonts w:ascii="Times New Roman" w:eastAsia="KaiTi" w:hAnsi="Times New Roman" w:cs="Times New Roman" w:hint="eastAsia"/>
          <w:b/>
          <w:bCs/>
          <w:color w:val="5F497A" w:themeColor="accent4" w:themeShade="BF"/>
          <w:sz w:val="24"/>
          <w:szCs w:val="24"/>
        </w:rPr>
        <w:t>5</w:t>
      </w:r>
      <w:r w:rsidRPr="00C43473">
        <w:rPr>
          <w:rFonts w:ascii="Times New Roman" w:eastAsia="KaiTi" w:hAnsi="Times New Roman" w:cs="Times New Roman"/>
          <w:b/>
          <w:bCs/>
          <w:color w:val="5F497A" w:themeColor="accent4" w:themeShade="BF"/>
          <w:sz w:val="24"/>
          <w:szCs w:val="24"/>
        </w:rPr>
        <w:t xml:space="preserve"> </w:t>
      </w:r>
      <w:r w:rsidRPr="00C43473">
        <w:rPr>
          <w:rFonts w:ascii="Times New Roman" w:eastAsia="KaiTi" w:hAnsi="Times New Roman" w:cs="Times New Roman" w:hint="eastAsia"/>
          <w:b/>
          <w:bCs/>
          <w:color w:val="5F497A" w:themeColor="accent4" w:themeShade="BF"/>
          <w:sz w:val="24"/>
          <w:szCs w:val="24"/>
        </w:rPr>
        <w:t>新型基因型的功能评估与致病风险分层</w:t>
      </w:r>
      <w:r w:rsidR="002B78A1" w:rsidRPr="00C43473">
        <w:rPr>
          <w:rFonts w:ascii="Times New Roman" w:eastAsia="KaiTi" w:hAnsi="Times New Roman" w:cs="Times New Roman" w:hint="eastAsia"/>
          <w:b/>
          <w:bCs/>
          <w:color w:val="5F497A" w:themeColor="accent4" w:themeShade="BF"/>
          <w:sz w:val="24"/>
          <w:szCs w:val="24"/>
        </w:rPr>
        <w:t>：</w:t>
      </w:r>
      <w:r w:rsidRPr="00C43473">
        <w:rPr>
          <w:rFonts w:ascii="Times New Roman" w:eastAsia="KaiTi" w:hAnsi="Times New Roman" w:cs="Times New Roman" w:hint="eastAsia"/>
          <w:color w:val="5F497A" w:themeColor="accent4" w:themeShade="BF"/>
          <w:sz w:val="24"/>
          <w:szCs w:val="24"/>
          <w:u w:val="single"/>
        </w:rPr>
        <w:t>评估本研究中发现的大量新型</w:t>
      </w:r>
      <w:r w:rsidR="00C43473">
        <w:rPr>
          <w:rFonts w:ascii="Times New Roman" w:eastAsia="KaiTi" w:hAnsi="Times New Roman" w:cs="Times New Roman" w:hint="eastAsia"/>
          <w:color w:val="5F497A" w:themeColor="accent4" w:themeShade="BF"/>
          <w:sz w:val="24"/>
          <w:szCs w:val="24"/>
          <w:u w:val="single"/>
        </w:rPr>
        <w:t xml:space="preserve"> </w:t>
      </w:r>
      <w:r w:rsidRPr="00C43473">
        <w:rPr>
          <w:rFonts w:ascii="Times New Roman" w:eastAsia="KaiTi" w:hAnsi="Times New Roman" w:cs="Times New Roman"/>
          <w:color w:val="5F497A" w:themeColor="accent4" w:themeShade="BF"/>
          <w:sz w:val="24"/>
          <w:szCs w:val="24"/>
          <w:u w:val="single"/>
        </w:rPr>
        <w:t>HPV</w:t>
      </w:r>
      <w:r w:rsidR="00C43473">
        <w:rPr>
          <w:rFonts w:ascii="Times New Roman" w:eastAsia="KaiTi" w:hAnsi="Times New Roman" w:cs="Times New Roman" w:hint="eastAsia"/>
          <w:color w:val="5F497A" w:themeColor="accent4" w:themeShade="BF"/>
          <w:sz w:val="24"/>
          <w:szCs w:val="24"/>
          <w:u w:val="single"/>
        </w:rPr>
        <w:t xml:space="preserve"> </w:t>
      </w:r>
      <w:r w:rsidRPr="00C43473">
        <w:rPr>
          <w:rFonts w:ascii="Times New Roman" w:eastAsia="KaiTi" w:hAnsi="Times New Roman" w:cs="Times New Roman" w:hint="eastAsia"/>
          <w:color w:val="5F497A" w:themeColor="accent4" w:themeShade="BF"/>
          <w:sz w:val="24"/>
          <w:szCs w:val="24"/>
          <w:u w:val="single"/>
        </w:rPr>
        <w:t>基因型是否具有潜在的致病风险，</w:t>
      </w:r>
      <w:r w:rsidR="00B2605B">
        <w:rPr>
          <w:rFonts w:ascii="Times New Roman" w:eastAsia="KaiTi" w:hAnsi="Times New Roman" w:cs="Times New Roman" w:hint="eastAsia"/>
          <w:color w:val="5F497A" w:themeColor="accent4" w:themeShade="BF"/>
          <w:sz w:val="24"/>
          <w:szCs w:val="24"/>
          <w:u w:val="single"/>
        </w:rPr>
        <w:t>成为未来重组事件的基因库</w:t>
      </w:r>
      <w:r w:rsidRPr="00C43473">
        <w:rPr>
          <w:rFonts w:ascii="Times New Roman" w:eastAsia="KaiTi" w:hAnsi="Times New Roman" w:cs="Times New Roman" w:hint="eastAsia"/>
          <w:color w:val="5F497A" w:themeColor="accent4" w:themeShade="BF"/>
          <w:sz w:val="24"/>
          <w:szCs w:val="24"/>
          <w:u w:val="single"/>
        </w:rPr>
        <w:t>。</w:t>
      </w:r>
    </w:p>
    <w:p w14:paraId="54FF82C5" w14:textId="311635A1" w:rsidR="00597766" w:rsidRPr="00B13417" w:rsidRDefault="00411BAC" w:rsidP="00411BAC">
      <w:pPr>
        <w:spacing w:line="440" w:lineRule="exact"/>
        <w:rPr>
          <w:rFonts w:ascii="Times New Roman" w:eastAsia="KaiTi" w:hAnsi="Times New Roman" w:cs="Times New Roman"/>
          <w:color w:val="auto"/>
          <w:sz w:val="24"/>
          <w:szCs w:val="24"/>
        </w:rPr>
      </w:pPr>
      <w:r w:rsidRPr="00411BAC">
        <w:rPr>
          <w:rFonts w:ascii="Times New Roman" w:eastAsia="KaiTi" w:hAnsi="Times New Roman" w:cs="Times New Roman"/>
          <w:color w:val="auto"/>
          <w:sz w:val="24"/>
          <w:szCs w:val="24"/>
        </w:rPr>
        <w:tab/>
      </w:r>
      <w:r w:rsidR="004405FE" w:rsidRPr="004A5084">
        <w:rPr>
          <w:rFonts w:ascii="Times New Roman" w:eastAsia="KaiTi" w:hAnsi="Times New Roman" w:cs="Times New Roman" w:hint="eastAsia"/>
          <w:b/>
          <w:bCs/>
          <w:color w:val="auto"/>
          <w:sz w:val="24"/>
          <w:szCs w:val="24"/>
        </w:rPr>
        <w:t>应用深度学习模型进行基因的功能与结构分析：</w:t>
      </w:r>
      <w:r w:rsidR="004405FE" w:rsidRPr="004405FE">
        <w:rPr>
          <w:rFonts w:ascii="Times New Roman" w:eastAsia="KaiTi" w:hAnsi="Times New Roman" w:cs="Times New Roman" w:hint="eastAsia"/>
          <w:color w:val="auto"/>
          <w:sz w:val="24"/>
          <w:szCs w:val="24"/>
        </w:rPr>
        <w:t>对于新发现的</w:t>
      </w:r>
      <w:r w:rsidR="00825BF7">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HPV</w:t>
      </w:r>
      <w:r w:rsidR="00825BF7">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hint="eastAsia"/>
          <w:color w:val="auto"/>
          <w:sz w:val="24"/>
          <w:szCs w:val="24"/>
        </w:rPr>
        <w:t>单倍型，将重点分析其</w:t>
      </w:r>
      <w:r w:rsidR="00825BF7">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E6</w:t>
      </w:r>
      <w:r w:rsidR="00825BF7">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hint="eastAsia"/>
          <w:color w:val="auto"/>
          <w:sz w:val="24"/>
          <w:szCs w:val="24"/>
        </w:rPr>
        <w:t>和</w:t>
      </w:r>
      <w:r w:rsidR="00825BF7">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E7</w:t>
      </w:r>
      <w:r w:rsidR="00825BF7">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hint="eastAsia"/>
          <w:color w:val="auto"/>
          <w:sz w:val="24"/>
          <w:szCs w:val="24"/>
        </w:rPr>
        <w:t>癌基因的序列变异。评估将采用一个整合了结构预测和人工智能的策略。</w:t>
      </w:r>
      <w:r w:rsidR="004B2A3B">
        <w:rPr>
          <w:rFonts w:ascii="Times New Roman" w:eastAsia="KaiTi" w:hAnsi="Times New Roman" w:cs="Times New Roman" w:hint="eastAsia"/>
          <w:color w:val="auto"/>
          <w:sz w:val="24"/>
          <w:szCs w:val="24"/>
        </w:rPr>
        <w:t>项目计划</w:t>
      </w:r>
      <w:r w:rsidR="004405FE" w:rsidRPr="004405FE">
        <w:rPr>
          <w:rFonts w:ascii="Times New Roman" w:eastAsia="KaiTi" w:hAnsi="Times New Roman" w:cs="Times New Roman" w:hint="eastAsia"/>
          <w:color w:val="auto"/>
          <w:sz w:val="24"/>
          <w:szCs w:val="24"/>
        </w:rPr>
        <w:t>使用</w:t>
      </w:r>
      <w:r w:rsidR="004405FE" w:rsidRPr="004405FE">
        <w:rPr>
          <w:rFonts w:ascii="Times New Roman" w:eastAsia="KaiTi" w:hAnsi="Times New Roman" w:cs="Times New Roman"/>
          <w:color w:val="auto"/>
          <w:sz w:val="24"/>
          <w:szCs w:val="24"/>
        </w:rPr>
        <w:t xml:space="preserve"> AlphaFold2</w:t>
      </w:r>
      <w:r w:rsidR="00482E6B" w:rsidRPr="00482E6B">
        <w:t xml:space="preserve"> </w:t>
      </w:r>
      <w:r w:rsidR="0016368E">
        <w:fldChar w:fldCharType="begin">
          <w:fldData xml:space="preserve">PEVuZE5vdGU+PENpdGU+PEF1dGhvcj5KdW1wZXI8L0F1dGhvcj48WWVhcj4yMDIxPC9ZZWFyPjxS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</w:fldData>
        </w:fldChar>
      </w:r>
      <w:r w:rsidR="0016368E">
        <w:instrText xml:space="preserve"> ADDIN EN.CITE </w:instrText>
      </w:r>
      <w:r w:rsidR="0016368E">
        <w:fldChar w:fldCharType="begin">
          <w:fldData xml:space="preserve">PEVuZE5vdGU+PENpdGU+PEF1dGhvcj5KdW1wZXI8L0F1dGhvcj48WWVhcj4yMDIxPC9ZZWFyPjxS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</w:fldData>
        </w:fldChar>
      </w:r>
      <w:r w:rsidR="0016368E">
        <w:instrText xml:space="preserve"> ADDIN EN.CITE.DATA </w:instrText>
      </w:r>
      <w:r w:rsidR="0016368E">
        <w:fldChar w:fldCharType="end"/>
      </w:r>
      <w:r w:rsidR="0016368E">
        <w:fldChar w:fldCharType="separate"/>
      </w:r>
      <w:r w:rsidR="0016368E" w:rsidRPr="0016368E">
        <w:rPr>
          <w:noProof/>
          <w:vertAlign w:val="superscript"/>
        </w:rPr>
        <w:t>[28, 29]</w:t>
      </w:r>
      <w:r w:rsidR="0016368E">
        <w:fldChar w:fldCharType="end"/>
      </w:r>
      <w:r w:rsidR="004405FE" w:rsidRPr="004405FE">
        <w:rPr>
          <w:rFonts w:ascii="Times New Roman" w:eastAsia="KaiTi" w:hAnsi="Times New Roman" w:cs="Times New Roman"/>
          <w:color w:val="auto"/>
          <w:sz w:val="24"/>
          <w:szCs w:val="24"/>
        </w:rPr>
        <w:t xml:space="preserve"> </w:t>
      </w:r>
      <w:r w:rsidR="004405FE" w:rsidRPr="004405FE">
        <w:rPr>
          <w:rFonts w:ascii="Times New Roman" w:eastAsia="KaiTi" w:hAnsi="Times New Roman" w:cs="Times New Roman" w:hint="eastAsia"/>
          <w:color w:val="auto"/>
          <w:sz w:val="24"/>
          <w:szCs w:val="24"/>
        </w:rPr>
        <w:t>预测关键突变对蛋白三维结构的影响。</w:t>
      </w:r>
      <w:r w:rsidR="00C1185E">
        <w:rPr>
          <w:rFonts w:ascii="Times New Roman" w:eastAsia="KaiTi" w:hAnsi="Times New Roman" w:cs="Times New Roman" w:hint="eastAsia"/>
          <w:color w:val="auto"/>
          <w:sz w:val="24"/>
          <w:szCs w:val="24"/>
        </w:rPr>
        <w:t>与此同时</w:t>
      </w:r>
      <w:r w:rsidR="004405FE" w:rsidRPr="004405FE">
        <w:rPr>
          <w:rFonts w:ascii="Times New Roman" w:eastAsia="KaiTi" w:hAnsi="Times New Roman" w:cs="Times New Roman" w:hint="eastAsia"/>
          <w:color w:val="auto"/>
          <w:sz w:val="24"/>
          <w:szCs w:val="24"/>
        </w:rPr>
        <w:t>，应用</w:t>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3D-ΔΔG</w:t>
      </w:r>
      <w:r w:rsidR="00714298">
        <w:rPr>
          <w:rFonts w:ascii="Times New Roman" w:eastAsia="KaiTi" w:hAnsi="Times New Roman" w:cs="Times New Roman"/>
          <w:color w:val="auto"/>
          <w:sz w:val="24"/>
          <w:szCs w:val="24"/>
        </w:rPr>
        <w:fldChar w:fldCharType="begin"/>
      </w:r>
      <w:r w:rsidR="0016368E">
        <w:rPr>
          <w:rFonts w:ascii="Times New Roman" w:eastAsia="KaiTi" w:hAnsi="Times New Roman" w:cs="Times New Roman"/>
          <w:color w:val="auto"/>
          <w:sz w:val="24"/>
          <w:szCs w:val="24"/>
        </w:rPr>
        <w:instrText xml:space="preserve"> ADDIN EN.CITE &lt;EndNote&gt;&lt;Cite&gt;&lt;Author&gt;Wang&lt;/Author&gt;&lt;Year&gt;2025&lt;/Year&gt;&lt;RecNum&gt;181&lt;/RecNum&gt;&lt;DisplayText&gt;&lt;style face="superscript"&gt;[30]&lt;/style&gt;&lt;/DisplayText&gt;&lt;record&gt;&lt;rec-number&gt;181&lt;/rec-number&gt;&lt;foreign-keys&gt;&lt;key app="EN" db-id="0wvdsrxzkvxtwhe2ed7v2zdztwfx02sxr5zp" timestamp="1755665921"&gt;181&lt;/key&gt;&lt;/foreign-keys&gt;&lt;ref-type name="Journal Article"&gt;17&lt;/ref-type&gt;&lt;contributors&gt;&lt;authors&gt;&lt;author&gt;Wang, Y.&lt;/author&gt;&lt;author&gt;Zhu, Y.&lt;/author&gt;&lt;author&gt;Shi, X.&lt;/author&gt;&lt;author&gt;Wang, L.&lt;/author&gt;&lt;/authors&gt;&lt;/contributors&gt;&lt;auth-address&gt;School of Information and Electronics, Beijing Institute of Technology, Beijing, China.&amp;#xD;Department of Critical Care Medicine, Renmin Hospital of Wuhan University, Wuhan, China.&lt;/auth-address&gt;&lt;titles&gt;&lt;title&gt;3D-DeltaDeltaG: A Dual-Channel Prediction Model for Protein-Protein Binding Affinity Changes Following Mutation Based on Protein 3D Structures&lt;/title&gt;&lt;secondary-title&gt;Proteins&lt;/secondary-title&gt;&lt;/titles&gt;&lt;periodical&gt;&lt;full-title&gt;Proteins&lt;/full-title&gt;&lt;/periodical&gt;&lt;edition&gt;20250515&lt;/edition&gt;&lt;keywords&gt;&lt;keyword&gt;deep learning&lt;/keyword&gt;&lt;keyword&gt;pre-trained protein language models&lt;/keyword&gt;&lt;keyword&gt;protein-protein binding affinity&lt;/keyword&gt;&lt;keyword&gt;protein-protein interactions&lt;/keyword&gt;&lt;keyword&gt;DeltaDeltaG&lt;/keyword&gt;&lt;/keywords&gt;&lt;dates&gt;&lt;year&gt;2025&lt;/year&gt;&lt;pub-dates&gt;&lt;date&gt;May 15&lt;/date&gt;&lt;/pub-dates&gt;&lt;/dates&gt;&lt;isbn&gt;1097-0134 (Electronic)&amp;#xD;0887-3585 (Linking)&lt;/isbn&gt;&lt;accession-num&gt;40375059&lt;/accession-num&gt;&lt;urls&gt;&lt;related-urls&gt;&lt;url&gt;https://www.ncbi.nlm.nih.gov/pubmed/40375059&lt;/url&gt;&lt;/related-urls&gt;&lt;/urls&gt;&lt;electronic-resource-num&gt;10.1002/prot.26837&lt;/electronic-resource-num&gt;&lt;remote-database-name&gt;Publisher&lt;/remote-database-name&gt;&lt;remote-database-provider&gt;NLM&lt;/remote-database-provider&gt;&lt;/record&gt;&lt;/Cite&gt;&lt;/EndNote&gt;</w:instrText>
      </w:r>
      <w:r w:rsidR="00714298">
        <w:rPr>
          <w:rFonts w:ascii="Times New Roman" w:eastAsia="KaiTi" w:hAnsi="Times New Roman" w:cs="Times New Roman"/>
          <w:color w:val="auto"/>
          <w:sz w:val="24"/>
          <w:szCs w:val="24"/>
        </w:rPr>
        <w:fldChar w:fldCharType="separate"/>
      </w:r>
      <w:r w:rsidR="0016368E" w:rsidRPr="0016368E">
        <w:rPr>
          <w:rFonts w:ascii="Times New Roman" w:eastAsia="KaiTi" w:hAnsi="Times New Roman" w:cs="Times New Roman"/>
          <w:noProof/>
          <w:color w:val="auto"/>
          <w:sz w:val="24"/>
          <w:szCs w:val="24"/>
          <w:vertAlign w:val="superscript"/>
        </w:rPr>
        <w:t>[30]</w:t>
      </w:r>
      <w:r w:rsidR="00714298">
        <w:rPr>
          <w:rFonts w:ascii="Times New Roman" w:eastAsia="KaiTi" w:hAnsi="Times New Roman" w:cs="Times New Roman"/>
          <w:color w:val="auto"/>
          <w:sz w:val="24"/>
          <w:szCs w:val="24"/>
        </w:rPr>
        <w:fldChar w:fldCharType="end"/>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hint="eastAsia"/>
          <w:color w:val="auto"/>
          <w:sz w:val="24"/>
          <w:szCs w:val="24"/>
        </w:rPr>
        <w:t>或</w:t>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DDAffinity</w:t>
      </w:r>
      <w:r w:rsidR="00714298" w:rsidRPr="00714298">
        <w:t xml:space="preserve"> </w:t>
      </w:r>
      <w:r w:rsidR="00714298">
        <w:rPr>
          <w:rFonts w:ascii="Times New Roman" w:eastAsia="KaiTi" w:hAnsi="Times New Roman" w:cs="Times New Roman"/>
          <w:color w:val="auto"/>
          <w:sz w:val="24"/>
          <w:szCs w:val="24"/>
        </w:rPr>
        <w:fldChar w:fldCharType="begin">
          <w:fldData xml:space="preserve">PEVuZE5vdGU+PENpdGU+PEF1dGhvcj5ZdTwvQXV0aG9yPjxZZWFyPjIwMjQ8L1llYXI+PFJlY051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</w:fldData>
        </w:fldChar>
      </w:r>
      <w:r w:rsidR="0016368E">
        <w:rPr>
          <w:rFonts w:ascii="Times New Roman" w:eastAsia="KaiTi" w:hAnsi="Times New Roman" w:cs="Times New Roman"/>
          <w:color w:val="auto"/>
          <w:sz w:val="24"/>
          <w:szCs w:val="24"/>
        </w:rPr>
        <w:instrText xml:space="preserve"> ADDIN EN.CITE </w:instrText>
      </w:r>
      <w:r w:rsidR="0016368E">
        <w:rPr>
          <w:rFonts w:ascii="Times New Roman" w:eastAsia="KaiTi" w:hAnsi="Times New Roman" w:cs="Times New Roman"/>
          <w:color w:val="auto"/>
          <w:sz w:val="24"/>
          <w:szCs w:val="24"/>
        </w:rPr>
        <w:fldChar w:fldCharType="begin">
          <w:fldData xml:space="preserve">PEVuZE5vdGU+PENpdGU+PEF1dGhvcj5ZdTwvQXV0aG9yPjxZZWFyPjIwMjQ8L1llYXI+PFJlY051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</w:fldData>
        </w:fldChar>
      </w:r>
      <w:r w:rsidR="0016368E">
        <w:rPr>
          <w:rFonts w:ascii="Times New Roman" w:eastAsia="KaiTi" w:hAnsi="Times New Roman" w:cs="Times New Roman"/>
          <w:color w:val="auto"/>
          <w:sz w:val="24"/>
          <w:szCs w:val="24"/>
        </w:rPr>
        <w:instrText xml:space="preserve"> ADDIN EN.CITE.DATA </w:instrText>
      </w:r>
      <w:r w:rsidR="0016368E">
        <w:rPr>
          <w:rFonts w:ascii="Times New Roman" w:eastAsia="KaiTi" w:hAnsi="Times New Roman" w:cs="Times New Roman"/>
          <w:color w:val="auto"/>
          <w:sz w:val="24"/>
          <w:szCs w:val="24"/>
        </w:rPr>
      </w:r>
      <w:r w:rsidR="0016368E">
        <w:rPr>
          <w:rFonts w:ascii="Times New Roman" w:eastAsia="KaiTi" w:hAnsi="Times New Roman" w:cs="Times New Roman"/>
          <w:color w:val="auto"/>
          <w:sz w:val="24"/>
          <w:szCs w:val="24"/>
        </w:rPr>
        <w:fldChar w:fldCharType="end"/>
      </w:r>
      <w:r w:rsidR="00714298">
        <w:rPr>
          <w:rFonts w:ascii="Times New Roman" w:eastAsia="KaiTi" w:hAnsi="Times New Roman" w:cs="Times New Roman"/>
          <w:color w:val="auto"/>
          <w:sz w:val="24"/>
          <w:szCs w:val="24"/>
        </w:rPr>
      </w:r>
      <w:r w:rsidR="00714298">
        <w:rPr>
          <w:rFonts w:ascii="Times New Roman" w:eastAsia="KaiTi" w:hAnsi="Times New Roman" w:cs="Times New Roman"/>
          <w:color w:val="auto"/>
          <w:sz w:val="24"/>
          <w:szCs w:val="24"/>
        </w:rPr>
        <w:fldChar w:fldCharType="separate"/>
      </w:r>
      <w:r w:rsidR="0016368E" w:rsidRPr="0016368E">
        <w:rPr>
          <w:rFonts w:ascii="Times New Roman" w:eastAsia="KaiTi" w:hAnsi="Times New Roman" w:cs="Times New Roman"/>
          <w:noProof/>
          <w:color w:val="auto"/>
          <w:sz w:val="24"/>
          <w:szCs w:val="24"/>
          <w:vertAlign w:val="superscript"/>
        </w:rPr>
        <w:t>[31]</w:t>
      </w:r>
      <w:r w:rsidR="00714298">
        <w:rPr>
          <w:rFonts w:ascii="Times New Roman" w:eastAsia="KaiTi" w:hAnsi="Times New Roman" w:cs="Times New Roman"/>
          <w:color w:val="auto"/>
          <w:sz w:val="24"/>
          <w:szCs w:val="24"/>
        </w:rPr>
        <w:fldChar w:fldCharType="end"/>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hint="eastAsia"/>
          <w:color w:val="auto"/>
          <w:sz w:val="24"/>
          <w:szCs w:val="24"/>
        </w:rPr>
        <w:t>等</w:t>
      </w:r>
      <w:r w:rsidR="00714298">
        <w:rPr>
          <w:rFonts w:ascii="Times New Roman" w:eastAsia="KaiTi" w:hAnsi="Times New Roman" w:cs="Times New Roman" w:hint="eastAsia"/>
          <w:color w:val="auto"/>
          <w:sz w:val="24"/>
          <w:szCs w:val="24"/>
        </w:rPr>
        <w:t>前沿</w:t>
      </w:r>
      <w:r w:rsidR="004405FE" w:rsidRPr="004405FE">
        <w:rPr>
          <w:rFonts w:ascii="Times New Roman" w:eastAsia="KaiTi" w:hAnsi="Times New Roman" w:cs="Times New Roman" w:hint="eastAsia"/>
          <w:color w:val="auto"/>
          <w:sz w:val="24"/>
          <w:szCs w:val="24"/>
        </w:rPr>
        <w:t>深度学习模型，定量预测这些变异对病毒</w:t>
      </w:r>
      <w:r w:rsidR="004405FE" w:rsidRPr="004405FE">
        <w:rPr>
          <w:rFonts w:ascii="Times New Roman" w:eastAsia="KaiTi" w:hAnsi="Times New Roman" w:cs="Times New Roman"/>
          <w:color w:val="auto"/>
          <w:sz w:val="24"/>
          <w:szCs w:val="24"/>
        </w:rPr>
        <w:t>-</w:t>
      </w:r>
      <w:r w:rsidR="004405FE" w:rsidRPr="004405FE">
        <w:rPr>
          <w:rFonts w:ascii="Times New Roman" w:eastAsia="KaiTi" w:hAnsi="Times New Roman" w:cs="Times New Roman" w:hint="eastAsia"/>
          <w:color w:val="auto"/>
          <w:sz w:val="24"/>
          <w:szCs w:val="24"/>
        </w:rPr>
        <w:t>宿主蛋白（如</w:t>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E6-p53</w:t>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hint="eastAsia"/>
          <w:color w:val="auto"/>
          <w:sz w:val="24"/>
          <w:szCs w:val="24"/>
        </w:rPr>
        <w:t>和</w:t>
      </w:r>
      <w:r w:rsidR="004405FE">
        <w:rPr>
          <w:rFonts w:ascii="Times New Roman" w:eastAsia="KaiTi" w:hAnsi="Times New Roman" w:cs="Times New Roman" w:hint="eastAsia"/>
          <w:color w:val="auto"/>
          <w:sz w:val="24"/>
          <w:szCs w:val="24"/>
        </w:rPr>
        <w:t xml:space="preserve"> </w:t>
      </w:r>
      <w:r w:rsidR="004405FE" w:rsidRPr="004405FE">
        <w:rPr>
          <w:rFonts w:ascii="Times New Roman" w:eastAsia="KaiTi" w:hAnsi="Times New Roman" w:cs="Times New Roman"/>
          <w:color w:val="auto"/>
          <w:sz w:val="24"/>
          <w:szCs w:val="24"/>
        </w:rPr>
        <w:t>E7-pRB</w:t>
      </w:r>
      <w:r w:rsidR="004405FE" w:rsidRPr="004405FE">
        <w:rPr>
          <w:rFonts w:ascii="Times New Roman" w:eastAsia="KaiTi" w:hAnsi="Times New Roman" w:cs="Times New Roman" w:hint="eastAsia"/>
          <w:color w:val="auto"/>
          <w:sz w:val="24"/>
          <w:szCs w:val="24"/>
        </w:rPr>
        <w:t>）结合自由能的影响，从而在分子水平上对新型病毒的潜在致癌风险进行综合评估。那些被预测能够显著增强病毒</w:t>
      </w:r>
      <w:r w:rsidR="004405FE" w:rsidRPr="004405FE">
        <w:rPr>
          <w:rFonts w:ascii="Times New Roman" w:eastAsia="KaiTi" w:hAnsi="Times New Roman" w:cs="Times New Roman"/>
          <w:color w:val="auto"/>
          <w:sz w:val="24"/>
          <w:szCs w:val="24"/>
        </w:rPr>
        <w:t>-</w:t>
      </w:r>
      <w:r w:rsidR="004405FE" w:rsidRPr="004405FE">
        <w:rPr>
          <w:rFonts w:ascii="Times New Roman" w:eastAsia="KaiTi" w:hAnsi="Times New Roman" w:cs="Times New Roman" w:hint="eastAsia"/>
          <w:color w:val="auto"/>
          <w:sz w:val="24"/>
          <w:szCs w:val="24"/>
        </w:rPr>
        <w:t>宿主蛋白结合能力的突变，将被标记为具有高致癌风险的潜在生物标志物，为未来的临床监测提供直接的科学依据。</w:t>
      </w:r>
    </w:p>
    <w:p w14:paraId="230F26FD" w14:textId="77777777" w:rsidR="00597766" w:rsidRPr="00B13417" w:rsidRDefault="00597766" w:rsidP="0089631D">
      <w:pPr>
        <w:spacing w:line="440" w:lineRule="exact"/>
        <w:rPr>
          <w:rFonts w:ascii="Times New Roman" w:eastAsia="KaiTi" w:hAnsi="Times New Roman" w:cs="Times New Roman"/>
          <w:color w:val="auto"/>
          <w:sz w:val="24"/>
          <w:szCs w:val="24"/>
        </w:rPr>
      </w:pPr>
    </w:p>
    <w:p w14:paraId="3D0F5CE1" w14:textId="37A2BEFC" w:rsidR="0007567C" w:rsidRDefault="00A64AE6" w:rsidP="00F80C3B">
      <w:pPr>
        <w:spacing w:after="120" w:line="440" w:lineRule="exact"/>
        <w:ind w:firstLine="420"/>
        <w:rPr>
          <w:rFonts w:ascii="Times New Roman" w:eastAsia="KaiTi" w:hAnsi="Times New Roman" w:cs="Times New Roman"/>
          <w:b/>
          <w:bCs/>
          <w:color w:val="auto"/>
          <w:sz w:val="28"/>
          <w:szCs w:val="28"/>
        </w:rPr>
      </w:pPr>
      <w:r w:rsidRPr="00A64AE6">
        <w:rPr>
          <w:rFonts w:ascii="Times New Roman" w:eastAsia="KaiTi" w:hAnsi="Times New Roman" w:cs="Times New Roman" w:hint="eastAsia"/>
          <w:b/>
          <w:bCs/>
          <w:color w:val="auto"/>
          <w:sz w:val="28"/>
          <w:szCs w:val="28"/>
        </w:rPr>
        <w:t xml:space="preserve">3.3 </w:t>
      </w:r>
      <w:commentRangeStart w:id="23"/>
      <w:r w:rsidRPr="00A64AE6">
        <w:rPr>
          <w:rFonts w:ascii="Times New Roman" w:eastAsia="KaiTi" w:hAnsi="Times New Roman" w:cs="Times New Roman" w:hint="eastAsia"/>
          <w:b/>
          <w:bCs/>
          <w:color w:val="auto"/>
          <w:sz w:val="28"/>
          <w:szCs w:val="28"/>
        </w:rPr>
        <w:t>可行性分析</w:t>
      </w:r>
      <w:commentRangeEnd w:id="23"/>
      <w:r w:rsidR="00AD2298">
        <w:rPr>
          <w:rStyle w:val="CommentReference"/>
        </w:rPr>
        <w:commentReference w:id="23"/>
      </w:r>
    </w:p>
    <w:p w14:paraId="5207C0F7" w14:textId="599D8D15" w:rsidR="004D789C" w:rsidRDefault="004D789C" w:rsidP="00F80C3B">
      <w:pPr>
        <w:spacing w:line="440" w:lineRule="exact"/>
        <w:ind w:firstLine="420"/>
        <w:rPr>
          <w:ins w:id="24" w:author="Haogao Gu" w:date="2025-08-20T15:34:00Z" w16du:dateUtc="2025-08-20T07:34:00Z"/>
          <w:rFonts w:ascii="Times New Roman" w:eastAsia="KaiTi" w:hAnsi="Times New Roman" w:cs="Times New Roman"/>
          <w:b/>
          <w:bCs/>
          <w:color w:val="auto"/>
          <w:sz w:val="24"/>
          <w:szCs w:val="24"/>
        </w:rPr>
      </w:pPr>
      <w:ins w:id="25" w:author="Haogao Gu" w:date="2025-08-20T15:33:00Z" w16du:dateUtc="2025-08-20T07:33:00Z">
        <w:r>
          <w:rPr>
            <w:rFonts w:ascii="Times New Roman" w:eastAsia="KaiTi" w:hAnsi="Times New Roman" w:cs="Times New Roman" w:hint="eastAsia"/>
            <w:b/>
            <w:bCs/>
            <w:color w:val="auto"/>
            <w:sz w:val="24"/>
            <w:szCs w:val="24"/>
          </w:rPr>
          <w:t xml:space="preserve">3.3.1 </w:t>
        </w:r>
      </w:ins>
      <w:ins w:id="26" w:author="Haogao Gu" w:date="2025-08-20T15:35:00Z" w16du:dateUtc="2025-08-20T07:35:00Z">
        <w:r>
          <w:rPr>
            <w:rFonts w:ascii="Times New Roman" w:eastAsia="KaiTi" w:hAnsi="Times New Roman" w:cs="Times New Roman" w:hint="eastAsia"/>
            <w:b/>
            <w:bCs/>
            <w:color w:val="auto"/>
            <w:sz w:val="24"/>
            <w:szCs w:val="24"/>
          </w:rPr>
          <w:t>已获得</w:t>
        </w:r>
      </w:ins>
      <w:ins w:id="27" w:author="Haogao Gu" w:date="2025-08-20T15:33:00Z" w16du:dateUtc="2025-08-20T07:33:00Z">
        <w:r>
          <w:rPr>
            <w:rFonts w:ascii="Times New Roman" w:eastAsia="KaiTi" w:hAnsi="Times New Roman" w:cs="Times New Roman" w:hint="eastAsia"/>
            <w:b/>
            <w:bCs/>
            <w:color w:val="auto"/>
            <w:sz w:val="24"/>
            <w:szCs w:val="24"/>
          </w:rPr>
          <w:t>完整的</w:t>
        </w:r>
      </w:ins>
      <w:ins w:id="28" w:author="Haogao Gu" w:date="2025-08-20T15:34:00Z" w16du:dateUtc="2025-08-20T07:34:00Z">
        <w:r>
          <w:rPr>
            <w:rFonts w:ascii="Times New Roman" w:eastAsia="KaiTi" w:hAnsi="Times New Roman" w:cs="Times New Roman" w:hint="eastAsia"/>
            <w:b/>
            <w:bCs/>
            <w:color w:val="auto"/>
            <w:sz w:val="24"/>
            <w:szCs w:val="24"/>
          </w:rPr>
          <w:t xml:space="preserve">DOCK8 </w:t>
        </w:r>
      </w:ins>
      <w:ins w:id="29" w:author="Haogao Gu" w:date="2025-08-20T15:34:00Z">
        <w:r w:rsidRPr="004D789C">
          <w:rPr>
            <w:rFonts w:ascii="Times New Roman" w:eastAsia="KaiTi" w:hAnsi="Times New Roman" w:cs="Times New Roman" w:hint="eastAsia"/>
            <w:b/>
            <w:bCs/>
            <w:color w:val="auto"/>
            <w:sz w:val="24"/>
            <w:szCs w:val="24"/>
          </w:rPr>
          <w:t>队列</w:t>
        </w:r>
      </w:ins>
      <w:ins w:id="30" w:author="Haogao Gu" w:date="2025-08-20T15:34:00Z" w16du:dateUtc="2025-08-20T07:34:00Z">
        <w:r>
          <w:rPr>
            <w:rFonts w:ascii="Times New Roman" w:eastAsia="KaiTi" w:hAnsi="Times New Roman" w:cs="Times New Roman" w:hint="eastAsia"/>
            <w:b/>
            <w:bCs/>
            <w:color w:val="auto"/>
            <w:sz w:val="24"/>
            <w:szCs w:val="24"/>
          </w:rPr>
          <w:t>深度测序</w:t>
        </w:r>
      </w:ins>
      <w:ins w:id="31" w:author="Haogao Gu" w:date="2025-08-20T15:34:00Z">
        <w:r w:rsidRPr="004D789C">
          <w:rPr>
            <w:rFonts w:ascii="Times New Roman" w:eastAsia="KaiTi" w:hAnsi="Times New Roman" w:cs="Times New Roman" w:hint="eastAsia"/>
            <w:b/>
            <w:bCs/>
            <w:color w:val="auto"/>
            <w:sz w:val="24"/>
            <w:szCs w:val="24"/>
          </w:rPr>
          <w:t>数据</w:t>
        </w:r>
      </w:ins>
    </w:p>
    <w:p w14:paraId="1C35B632" w14:textId="798CC958" w:rsidR="004D789C" w:rsidRPr="00337C01" w:rsidRDefault="00337C01" w:rsidP="00F80C3B">
      <w:pPr>
        <w:spacing w:line="440" w:lineRule="exact"/>
        <w:ind w:firstLine="420"/>
        <w:rPr>
          <w:ins w:id="32" w:author="Haogao Gu" w:date="2025-08-20T15:33:00Z" w16du:dateUtc="2025-08-20T07:33:00Z"/>
          <w:rFonts w:ascii="Times New Roman" w:eastAsia="KaiTi" w:hAnsi="Times New Roman" w:cs="Times New Roman"/>
          <w:color w:val="auto"/>
          <w:sz w:val="24"/>
          <w:szCs w:val="24"/>
          <w:rPrChange w:id="33" w:author="Haogao Gu" w:date="2025-08-20T15:39:00Z" w16du:dateUtc="2025-08-20T07:39:00Z">
            <w:rPr>
              <w:ins w:id="34" w:author="Haogao Gu" w:date="2025-08-20T15:33:00Z" w16du:dateUtc="2025-08-20T07:33:00Z"/>
              <w:rFonts w:ascii="Times New Roman" w:eastAsia="KaiTi" w:hAnsi="Times New Roman" w:cs="Times New Roman"/>
              <w:b/>
              <w:bCs/>
              <w:color w:val="auto"/>
              <w:sz w:val="24"/>
              <w:szCs w:val="24"/>
            </w:rPr>
          </w:rPrChange>
        </w:rPr>
      </w:pPr>
      <w:ins w:id="35" w:author="Haogao Gu" w:date="2025-08-20T15:39:00Z" w16du:dateUtc="2025-08-20T07:39:00Z">
        <w:r w:rsidRPr="00337C01">
          <w:rPr>
            <w:rFonts w:ascii="Times New Roman" w:eastAsia="KaiTi" w:hAnsi="Times New Roman" w:cs="Times New Roman" w:hint="eastAsia"/>
            <w:color w:val="auto"/>
            <w:sz w:val="24"/>
            <w:szCs w:val="24"/>
            <w:rPrChange w:id="36" w:author="Haogao Gu" w:date="2025-08-20T15:39:00Z" w16du:dateUtc="2025-08-20T07:39:00Z">
              <w:rPr>
                <w:rFonts w:ascii="Times New Roman" w:eastAsia="KaiTi" w:hAnsi="Times New Roman" w:cs="Times New Roman" w:hint="eastAsia"/>
                <w:b/>
                <w:bCs/>
                <w:color w:val="auto"/>
                <w:sz w:val="24"/>
                <w:szCs w:val="24"/>
              </w:rPr>
            </w:rPrChange>
          </w:rPr>
          <w:t>我们已获取并整理一项国际合作的</w:t>
        </w:r>
        <w:r w:rsidRPr="00337C01">
          <w:rPr>
            <w:rFonts w:ascii="Times New Roman" w:eastAsia="KaiTi" w:hAnsi="Times New Roman" w:cs="Times New Roman"/>
            <w:color w:val="auto"/>
            <w:sz w:val="24"/>
            <w:szCs w:val="24"/>
            <w:rPrChange w:id="37" w:author="Haogao Gu" w:date="2025-08-20T15:39:00Z" w16du:dateUtc="2025-08-20T07:39:00Z">
              <w:rPr>
                <w:rFonts w:ascii="Times New Roman" w:eastAsia="KaiTi" w:hAnsi="Times New Roman" w:cs="Times New Roman"/>
                <w:b/>
                <w:bCs/>
                <w:color w:val="auto"/>
                <w:sz w:val="24"/>
                <w:szCs w:val="24"/>
              </w:rPr>
            </w:rPrChange>
          </w:rPr>
          <w:t xml:space="preserve"> DOCK8 </w:t>
        </w:r>
        <w:r w:rsidRPr="00337C01">
          <w:rPr>
            <w:rFonts w:ascii="Times New Roman" w:eastAsia="KaiTi" w:hAnsi="Times New Roman" w:cs="Times New Roman" w:hint="eastAsia"/>
            <w:color w:val="auto"/>
            <w:sz w:val="24"/>
            <w:szCs w:val="24"/>
            <w:rPrChange w:id="38" w:author="Haogao Gu" w:date="2025-08-20T15:39:00Z" w16du:dateUtc="2025-08-20T07:39:00Z">
              <w:rPr>
                <w:rFonts w:ascii="Times New Roman" w:eastAsia="KaiTi" w:hAnsi="Times New Roman" w:cs="Times New Roman" w:hint="eastAsia"/>
                <w:b/>
                <w:bCs/>
                <w:color w:val="auto"/>
                <w:sz w:val="24"/>
                <w:szCs w:val="24"/>
              </w:rPr>
            </w:rPrChange>
          </w:rPr>
          <w:t>缺陷患者皮肤病毒组深度宏基因组数据集：共纳入</w:t>
        </w:r>
        <w:r w:rsidRPr="00337C01">
          <w:rPr>
            <w:rFonts w:ascii="Times New Roman" w:eastAsia="KaiTi" w:hAnsi="Times New Roman" w:cs="Times New Roman"/>
            <w:color w:val="auto"/>
            <w:sz w:val="24"/>
            <w:szCs w:val="24"/>
            <w:rPrChange w:id="39"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27</w:t>
        </w:r>
        <w:r w:rsidRPr="00337C01">
          <w:rPr>
            <w:rFonts w:ascii="Times New Roman" w:eastAsia="KaiTi" w:hAnsi="Times New Roman" w:cs="Times New Roman"/>
            <w:color w:val="auto"/>
            <w:sz w:val="24"/>
            <w:szCs w:val="24"/>
            <w:rPrChange w:id="40"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hint="eastAsia"/>
            <w:color w:val="auto"/>
            <w:sz w:val="24"/>
            <w:szCs w:val="24"/>
            <w:rPrChange w:id="41" w:author="Haogao Gu" w:date="2025-08-20T15:39:00Z" w16du:dateUtc="2025-08-20T07:39:00Z">
              <w:rPr>
                <w:rFonts w:ascii="Times New Roman" w:eastAsia="KaiTi" w:hAnsi="Times New Roman" w:cs="Times New Roman" w:hint="eastAsia"/>
                <w:b/>
                <w:bCs/>
                <w:color w:val="auto"/>
                <w:sz w:val="24"/>
                <w:szCs w:val="24"/>
              </w:rPr>
            </w:rPrChange>
          </w:rPr>
          <w:t>名确诊</w:t>
        </w:r>
        <w:r w:rsidRPr="00337C01">
          <w:rPr>
            <w:rFonts w:ascii="Times New Roman" w:eastAsia="KaiTi" w:hAnsi="Times New Roman" w:cs="Times New Roman"/>
            <w:color w:val="auto"/>
            <w:sz w:val="24"/>
            <w:szCs w:val="24"/>
            <w:rPrChange w:id="42" w:author="Haogao Gu" w:date="2025-08-20T15:39:00Z" w16du:dateUtc="2025-08-20T07:39:00Z">
              <w:rPr>
                <w:rFonts w:ascii="Times New Roman" w:eastAsia="KaiTi" w:hAnsi="Times New Roman" w:cs="Times New Roman"/>
                <w:b/>
                <w:bCs/>
                <w:color w:val="auto"/>
                <w:sz w:val="24"/>
                <w:szCs w:val="24"/>
              </w:rPr>
            </w:rPrChange>
          </w:rPr>
          <w:t xml:space="preserve"> DOCK8 </w:t>
        </w:r>
        <w:r w:rsidRPr="00337C01">
          <w:rPr>
            <w:rFonts w:ascii="Times New Roman" w:eastAsia="KaiTi" w:hAnsi="Times New Roman" w:cs="Times New Roman" w:hint="eastAsia"/>
            <w:color w:val="auto"/>
            <w:sz w:val="24"/>
            <w:szCs w:val="24"/>
            <w:rPrChange w:id="43" w:author="Haogao Gu" w:date="2025-08-20T15:39:00Z" w16du:dateUtc="2025-08-20T07:39:00Z">
              <w:rPr>
                <w:rFonts w:ascii="Times New Roman" w:eastAsia="KaiTi" w:hAnsi="Times New Roman" w:cs="Times New Roman" w:hint="eastAsia"/>
                <w:b/>
                <w:bCs/>
                <w:color w:val="auto"/>
                <w:sz w:val="24"/>
                <w:szCs w:val="24"/>
              </w:rPr>
            </w:rPrChange>
          </w:rPr>
          <w:t>患者（</w:t>
        </w:r>
        <w:r w:rsidRPr="00337C01">
          <w:rPr>
            <w:rFonts w:ascii="Times New Roman" w:eastAsia="KaiTi" w:hAnsi="Times New Roman" w:cs="Times New Roman"/>
            <w:color w:val="auto"/>
            <w:sz w:val="24"/>
            <w:szCs w:val="24"/>
            <w:rPrChange w:id="44" w:author="Haogao Gu" w:date="2025-08-20T15:39:00Z" w16du:dateUtc="2025-08-20T07:39:00Z">
              <w:rPr>
                <w:rFonts w:ascii="Times New Roman" w:eastAsia="KaiTi" w:hAnsi="Times New Roman" w:cs="Times New Roman"/>
                <w:b/>
                <w:bCs/>
                <w:color w:val="auto"/>
                <w:sz w:val="24"/>
                <w:szCs w:val="24"/>
              </w:rPr>
            </w:rPrChange>
          </w:rPr>
          <w:t xml:space="preserve">17 </w:t>
        </w:r>
        <w:r w:rsidRPr="00337C01">
          <w:rPr>
            <w:rFonts w:ascii="Times New Roman" w:eastAsia="KaiTi" w:hAnsi="Times New Roman" w:cs="Times New Roman" w:hint="eastAsia"/>
            <w:color w:val="auto"/>
            <w:sz w:val="24"/>
            <w:szCs w:val="24"/>
            <w:rPrChange w:id="45" w:author="Haogao Gu" w:date="2025-08-20T15:39:00Z" w16du:dateUtc="2025-08-20T07:39:00Z">
              <w:rPr>
                <w:rFonts w:ascii="Times New Roman" w:eastAsia="KaiTi" w:hAnsi="Times New Roman" w:cs="Times New Roman" w:hint="eastAsia"/>
                <w:b/>
                <w:bCs/>
                <w:color w:val="auto"/>
                <w:sz w:val="24"/>
                <w:szCs w:val="24"/>
              </w:rPr>
            </w:rPrChange>
          </w:rPr>
          <w:t>名成人、</w:t>
        </w:r>
        <w:r w:rsidRPr="00337C01">
          <w:rPr>
            <w:rFonts w:ascii="Times New Roman" w:eastAsia="KaiTi" w:hAnsi="Times New Roman" w:cs="Times New Roman"/>
            <w:color w:val="auto"/>
            <w:sz w:val="24"/>
            <w:szCs w:val="24"/>
            <w:rPrChange w:id="46" w:author="Haogao Gu" w:date="2025-08-20T15:39:00Z" w16du:dateUtc="2025-08-20T07:39:00Z">
              <w:rPr>
                <w:rFonts w:ascii="Times New Roman" w:eastAsia="KaiTi" w:hAnsi="Times New Roman" w:cs="Times New Roman"/>
                <w:b/>
                <w:bCs/>
                <w:color w:val="auto"/>
                <w:sz w:val="24"/>
                <w:szCs w:val="24"/>
              </w:rPr>
            </w:rPrChange>
          </w:rPr>
          <w:t xml:space="preserve">10 </w:t>
        </w:r>
        <w:r w:rsidRPr="00337C01">
          <w:rPr>
            <w:rFonts w:ascii="Times New Roman" w:eastAsia="KaiTi" w:hAnsi="Times New Roman" w:cs="Times New Roman" w:hint="eastAsia"/>
            <w:color w:val="auto"/>
            <w:sz w:val="24"/>
            <w:szCs w:val="24"/>
            <w:rPrChange w:id="47" w:author="Haogao Gu" w:date="2025-08-20T15:39:00Z" w16du:dateUtc="2025-08-20T07:39:00Z">
              <w:rPr>
                <w:rFonts w:ascii="Times New Roman" w:eastAsia="KaiTi" w:hAnsi="Times New Roman" w:cs="Times New Roman" w:hint="eastAsia"/>
                <w:b/>
                <w:bCs/>
                <w:color w:val="auto"/>
                <w:sz w:val="24"/>
                <w:szCs w:val="24"/>
              </w:rPr>
            </w:rPrChange>
          </w:rPr>
          <w:t>名儿童），采集</w:t>
        </w:r>
        <w:r w:rsidRPr="00337C01">
          <w:rPr>
            <w:rFonts w:ascii="Times New Roman" w:eastAsia="KaiTi" w:hAnsi="Times New Roman" w:cs="Times New Roman"/>
            <w:color w:val="auto"/>
            <w:sz w:val="24"/>
            <w:szCs w:val="24"/>
            <w:rPrChange w:id="48"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188</w:t>
        </w:r>
        <w:r w:rsidRPr="00337C01">
          <w:rPr>
            <w:rFonts w:ascii="Times New Roman" w:eastAsia="KaiTi" w:hAnsi="Times New Roman" w:cs="Times New Roman"/>
            <w:color w:val="auto"/>
            <w:sz w:val="24"/>
            <w:szCs w:val="24"/>
            <w:rPrChange w:id="49"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hint="eastAsia"/>
            <w:color w:val="auto"/>
            <w:sz w:val="24"/>
            <w:szCs w:val="24"/>
            <w:rPrChange w:id="50" w:author="Haogao Gu" w:date="2025-08-20T15:39:00Z" w16du:dateUtc="2025-08-20T07:39:00Z">
              <w:rPr>
                <w:rFonts w:ascii="Times New Roman" w:eastAsia="KaiTi" w:hAnsi="Times New Roman" w:cs="Times New Roman" w:hint="eastAsia"/>
                <w:b/>
                <w:bCs/>
                <w:color w:val="auto"/>
                <w:sz w:val="24"/>
                <w:szCs w:val="24"/>
              </w:rPr>
            </w:rPrChange>
          </w:rPr>
          <w:t>份皮肤样本，覆盖</w:t>
        </w:r>
        <w:r w:rsidRPr="00337C01">
          <w:rPr>
            <w:rFonts w:ascii="Times New Roman" w:eastAsia="KaiTi" w:hAnsi="Times New Roman" w:cs="Times New Roman"/>
            <w:color w:val="auto"/>
            <w:sz w:val="24"/>
            <w:szCs w:val="24"/>
            <w:rPrChange w:id="51"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8</w:t>
        </w:r>
        <w:r w:rsidRPr="00337C01">
          <w:rPr>
            <w:rFonts w:ascii="Times New Roman" w:eastAsia="KaiTi" w:hAnsi="Times New Roman" w:cs="Times New Roman"/>
            <w:color w:val="auto"/>
            <w:sz w:val="24"/>
            <w:szCs w:val="24"/>
            <w:rPrChange w:id="52"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hint="eastAsia"/>
            <w:color w:val="auto"/>
            <w:sz w:val="24"/>
            <w:szCs w:val="24"/>
            <w:rPrChange w:id="53" w:author="Haogao Gu" w:date="2025-08-20T15:39:00Z" w16du:dateUtc="2025-08-20T07:39:00Z">
              <w:rPr>
                <w:rFonts w:ascii="Times New Roman" w:eastAsia="KaiTi" w:hAnsi="Times New Roman" w:cs="Times New Roman" w:hint="eastAsia"/>
                <w:b/>
                <w:bCs/>
                <w:color w:val="auto"/>
                <w:sz w:val="24"/>
                <w:szCs w:val="24"/>
              </w:rPr>
            </w:rPrChange>
          </w:rPr>
          <w:t>类典型皮肤部位；并含</w:t>
        </w:r>
        <w:r w:rsidRPr="00337C01">
          <w:rPr>
            <w:rFonts w:ascii="Times New Roman" w:eastAsia="KaiTi" w:hAnsi="Times New Roman" w:cs="Times New Roman"/>
            <w:color w:val="auto"/>
            <w:sz w:val="24"/>
            <w:szCs w:val="24"/>
            <w:rPrChange w:id="54"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5</w:t>
        </w:r>
        <w:r w:rsidRPr="00337C01">
          <w:rPr>
            <w:rFonts w:ascii="Times New Roman" w:eastAsia="KaiTi" w:hAnsi="Times New Roman" w:cs="Times New Roman"/>
            <w:color w:val="auto"/>
            <w:sz w:val="24"/>
            <w:szCs w:val="24"/>
            <w:rPrChange w:id="55"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hint="eastAsia"/>
            <w:color w:val="auto"/>
            <w:sz w:val="24"/>
            <w:szCs w:val="24"/>
            <w:rPrChange w:id="56" w:author="Haogao Gu" w:date="2025-08-20T15:39:00Z" w16du:dateUtc="2025-08-20T07:39:00Z">
              <w:rPr>
                <w:rFonts w:ascii="Times New Roman" w:eastAsia="KaiTi" w:hAnsi="Times New Roman" w:cs="Times New Roman" w:hint="eastAsia"/>
                <w:b/>
                <w:bCs/>
                <w:color w:val="auto"/>
                <w:sz w:val="24"/>
                <w:szCs w:val="24"/>
              </w:rPr>
            </w:rPrChange>
          </w:rPr>
          <w:t>名健康对照的平行数据，合计</w:t>
        </w:r>
        <w:r w:rsidRPr="00337C01">
          <w:rPr>
            <w:rFonts w:ascii="Times New Roman" w:eastAsia="KaiTi" w:hAnsi="Times New Roman" w:cs="Times New Roman"/>
            <w:color w:val="auto"/>
            <w:sz w:val="24"/>
            <w:szCs w:val="24"/>
            <w:rPrChange w:id="57"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281 Gb</w:t>
        </w:r>
        <w:r w:rsidRPr="00337C01">
          <w:rPr>
            <w:rFonts w:ascii="Times New Roman" w:eastAsia="KaiTi" w:hAnsi="Times New Roman" w:cs="Times New Roman"/>
            <w:color w:val="auto"/>
            <w:sz w:val="24"/>
            <w:szCs w:val="24"/>
            <w:rPrChange w:id="58"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hint="eastAsia"/>
            <w:color w:val="auto"/>
            <w:sz w:val="24"/>
            <w:szCs w:val="24"/>
            <w:rPrChange w:id="59" w:author="Haogao Gu" w:date="2025-08-20T15:39:00Z" w16du:dateUtc="2025-08-20T07:39:00Z">
              <w:rPr>
                <w:rFonts w:ascii="Times New Roman" w:eastAsia="KaiTi" w:hAnsi="Times New Roman" w:cs="Times New Roman" w:hint="eastAsia"/>
                <w:b/>
                <w:bCs/>
                <w:color w:val="auto"/>
                <w:sz w:val="24"/>
                <w:szCs w:val="24"/>
              </w:rPr>
            </w:rPrChange>
          </w:rPr>
          <w:t>高质量微生物</w:t>
        </w:r>
        <w:r w:rsidRPr="00337C01">
          <w:rPr>
            <w:rFonts w:ascii="Times New Roman" w:eastAsia="KaiTi" w:hAnsi="Times New Roman" w:cs="Times New Roman"/>
            <w:color w:val="auto"/>
            <w:sz w:val="24"/>
            <w:szCs w:val="24"/>
            <w:rPrChange w:id="60" w:author="Haogao Gu" w:date="2025-08-20T15:39:00Z" w16du:dateUtc="2025-08-20T07:39:00Z">
              <w:rPr>
                <w:rFonts w:ascii="Times New Roman" w:eastAsia="KaiTi" w:hAnsi="Times New Roman" w:cs="Times New Roman"/>
                <w:b/>
                <w:bCs/>
                <w:color w:val="auto"/>
                <w:sz w:val="24"/>
                <w:szCs w:val="24"/>
              </w:rPr>
            </w:rPrChange>
          </w:rPr>
          <w:t xml:space="preserve"> DNA </w:t>
        </w:r>
        <w:r w:rsidRPr="00337C01">
          <w:rPr>
            <w:rFonts w:ascii="Times New Roman" w:eastAsia="KaiTi" w:hAnsi="Times New Roman" w:cs="Times New Roman" w:hint="eastAsia"/>
            <w:color w:val="auto"/>
            <w:sz w:val="24"/>
            <w:szCs w:val="24"/>
            <w:rPrChange w:id="61" w:author="Haogao Gu" w:date="2025-08-20T15:39:00Z" w16du:dateUtc="2025-08-20T07:39:00Z">
              <w:rPr>
                <w:rFonts w:ascii="Times New Roman" w:eastAsia="KaiTi" w:hAnsi="Times New Roman" w:cs="Times New Roman" w:hint="eastAsia"/>
                <w:b/>
                <w:bCs/>
                <w:color w:val="auto"/>
                <w:sz w:val="24"/>
                <w:szCs w:val="24"/>
              </w:rPr>
            </w:rPrChange>
          </w:rPr>
          <w:t>序列。其中特别包含</w:t>
        </w:r>
        <w:r w:rsidRPr="00337C01">
          <w:rPr>
            <w:rFonts w:ascii="Times New Roman" w:eastAsia="KaiTi" w:hAnsi="Times New Roman" w:cs="Times New Roman"/>
            <w:color w:val="auto"/>
            <w:sz w:val="24"/>
            <w:szCs w:val="24"/>
            <w:rPrChange w:id="62"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7</w:t>
        </w:r>
        <w:r w:rsidRPr="00337C01">
          <w:rPr>
            <w:rFonts w:ascii="Times New Roman" w:eastAsia="KaiTi" w:hAnsi="Times New Roman" w:cs="Times New Roman"/>
            <w:color w:val="auto"/>
            <w:sz w:val="24"/>
            <w:szCs w:val="24"/>
            <w:rPrChange w:id="63"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hint="eastAsia"/>
            <w:color w:val="auto"/>
            <w:sz w:val="24"/>
            <w:szCs w:val="24"/>
            <w:rPrChange w:id="64" w:author="Haogao Gu" w:date="2025-08-20T15:39:00Z" w16du:dateUtc="2025-08-20T07:39:00Z">
              <w:rPr>
                <w:rFonts w:ascii="Times New Roman" w:eastAsia="KaiTi" w:hAnsi="Times New Roman" w:cs="Times New Roman" w:hint="eastAsia"/>
                <w:b/>
                <w:bCs/>
                <w:color w:val="auto"/>
                <w:sz w:val="24"/>
                <w:szCs w:val="24"/>
              </w:rPr>
            </w:rPrChange>
          </w:rPr>
          <w:t>名患者</w:t>
        </w:r>
        <w:r w:rsidRPr="00337C01">
          <w:rPr>
            <w:rFonts w:ascii="Times New Roman" w:eastAsia="KaiTi" w:hAnsi="Times New Roman" w:cs="Times New Roman"/>
            <w:color w:val="auto"/>
            <w:sz w:val="24"/>
            <w:szCs w:val="24"/>
            <w:rPrChange w:id="65" w:author="Haogao Gu" w:date="2025-08-20T15:39:00Z" w16du:dateUtc="2025-08-20T07:39:00Z">
              <w:rPr>
                <w:rFonts w:ascii="Times New Roman" w:eastAsia="KaiTi" w:hAnsi="Times New Roman" w:cs="Times New Roman"/>
                <w:b/>
                <w:bCs/>
                <w:color w:val="auto"/>
                <w:sz w:val="24"/>
                <w:szCs w:val="24"/>
              </w:rPr>
            </w:rPrChange>
          </w:rPr>
          <w:t xml:space="preserve"> </w:t>
        </w:r>
        <w:r w:rsidRPr="00337C01">
          <w:rPr>
            <w:rFonts w:ascii="Times New Roman" w:eastAsia="KaiTi" w:hAnsi="Times New Roman" w:cs="Times New Roman"/>
            <w:b/>
            <w:bCs/>
            <w:color w:val="auto"/>
            <w:sz w:val="24"/>
            <w:szCs w:val="24"/>
          </w:rPr>
          <w:t xml:space="preserve">HSCT </w:t>
        </w:r>
        <w:r w:rsidRPr="00337C01">
          <w:rPr>
            <w:rFonts w:ascii="Times New Roman" w:eastAsia="KaiTi" w:hAnsi="Times New Roman" w:cs="Times New Roman" w:hint="eastAsia"/>
            <w:b/>
            <w:bCs/>
            <w:color w:val="auto"/>
            <w:sz w:val="24"/>
            <w:szCs w:val="24"/>
          </w:rPr>
          <w:t>前后</w:t>
        </w:r>
        <w:r w:rsidRPr="00337C01">
          <w:rPr>
            <w:rFonts w:ascii="Times New Roman" w:eastAsia="KaiTi" w:hAnsi="Times New Roman" w:cs="Times New Roman" w:hint="eastAsia"/>
            <w:color w:val="auto"/>
            <w:sz w:val="24"/>
            <w:szCs w:val="24"/>
            <w:rPrChange w:id="66" w:author="Haogao Gu" w:date="2025-08-20T15:39:00Z" w16du:dateUtc="2025-08-20T07:39:00Z">
              <w:rPr>
                <w:rFonts w:ascii="Times New Roman" w:eastAsia="KaiTi" w:hAnsi="Times New Roman" w:cs="Times New Roman" w:hint="eastAsia"/>
                <w:b/>
                <w:bCs/>
                <w:color w:val="auto"/>
                <w:sz w:val="24"/>
                <w:szCs w:val="24"/>
              </w:rPr>
            </w:rPrChange>
          </w:rPr>
          <w:t>两时点的纵向样本（间隔</w:t>
        </w:r>
        <w:r w:rsidRPr="00337C01">
          <w:rPr>
            <w:rFonts w:ascii="Times New Roman" w:eastAsia="KaiTi" w:hAnsi="Times New Roman" w:cs="Times New Roman"/>
            <w:color w:val="auto"/>
            <w:sz w:val="24"/>
            <w:szCs w:val="24"/>
            <w:rPrChange w:id="67" w:author="Haogao Gu" w:date="2025-08-20T15:39:00Z" w16du:dateUtc="2025-08-20T07:39:00Z">
              <w:rPr>
                <w:rFonts w:ascii="Times New Roman" w:eastAsia="KaiTi" w:hAnsi="Times New Roman" w:cs="Times New Roman"/>
                <w:b/>
                <w:bCs/>
                <w:color w:val="auto"/>
                <w:sz w:val="24"/>
                <w:szCs w:val="24"/>
              </w:rPr>
            </w:rPrChange>
          </w:rPr>
          <w:t xml:space="preserve"> 12–60 </w:t>
        </w:r>
        <w:r w:rsidRPr="00337C01">
          <w:rPr>
            <w:rFonts w:ascii="Times New Roman" w:eastAsia="KaiTi" w:hAnsi="Times New Roman" w:cs="Times New Roman" w:hint="eastAsia"/>
            <w:color w:val="auto"/>
            <w:sz w:val="24"/>
            <w:szCs w:val="24"/>
            <w:rPrChange w:id="68" w:author="Haogao Gu" w:date="2025-08-20T15:39:00Z" w16du:dateUtc="2025-08-20T07:39:00Z">
              <w:rPr>
                <w:rFonts w:ascii="Times New Roman" w:eastAsia="KaiTi" w:hAnsi="Times New Roman" w:cs="Times New Roman" w:hint="eastAsia"/>
                <w:b/>
                <w:bCs/>
                <w:color w:val="auto"/>
                <w:sz w:val="24"/>
                <w:szCs w:val="24"/>
              </w:rPr>
            </w:rPrChange>
          </w:rPr>
          <w:t>个月），为本项目的</w:t>
        </w:r>
        <w:r w:rsidRPr="00720449">
          <w:rPr>
            <w:rFonts w:ascii="Times New Roman" w:eastAsia="KaiTi" w:hAnsi="Times New Roman" w:cs="Times New Roman" w:hint="eastAsia"/>
            <w:b/>
            <w:bCs/>
            <w:color w:val="auto"/>
            <w:sz w:val="24"/>
            <w:szCs w:val="24"/>
          </w:rPr>
          <w:t>单倍型重建</w:t>
        </w:r>
        <w:r w:rsidRPr="00337C01">
          <w:rPr>
            <w:rFonts w:ascii="Times New Roman" w:eastAsia="KaiTi" w:hAnsi="Times New Roman" w:cs="Times New Roman" w:hint="eastAsia"/>
            <w:color w:val="auto"/>
            <w:sz w:val="24"/>
            <w:szCs w:val="24"/>
            <w:rPrChange w:id="69" w:author="Haogao Gu" w:date="2025-08-20T15:39:00Z" w16du:dateUtc="2025-08-20T07:39:00Z">
              <w:rPr>
                <w:rFonts w:ascii="Times New Roman" w:eastAsia="KaiTi" w:hAnsi="Times New Roman" w:cs="Times New Roman" w:hint="eastAsia"/>
                <w:b/>
                <w:bCs/>
                <w:color w:val="auto"/>
                <w:sz w:val="24"/>
                <w:szCs w:val="24"/>
              </w:rPr>
            </w:rPrChange>
          </w:rPr>
          <w:t>、</w:t>
        </w:r>
        <w:r w:rsidRPr="00720449">
          <w:rPr>
            <w:rFonts w:ascii="Times New Roman" w:eastAsia="KaiTi" w:hAnsi="Times New Roman" w:cs="Times New Roman" w:hint="eastAsia"/>
            <w:b/>
            <w:bCs/>
            <w:color w:val="auto"/>
            <w:sz w:val="24"/>
            <w:szCs w:val="24"/>
          </w:rPr>
          <w:t>上下文依赖替换建模</w:t>
        </w:r>
        <w:r w:rsidRPr="00337C01">
          <w:rPr>
            <w:rFonts w:ascii="Times New Roman" w:eastAsia="KaiTi" w:hAnsi="Times New Roman" w:cs="Times New Roman" w:hint="eastAsia"/>
            <w:color w:val="auto"/>
            <w:sz w:val="24"/>
            <w:szCs w:val="24"/>
            <w:rPrChange w:id="70" w:author="Haogao Gu" w:date="2025-08-20T15:39:00Z" w16du:dateUtc="2025-08-20T07:39:00Z">
              <w:rPr>
                <w:rFonts w:ascii="Times New Roman" w:eastAsia="KaiTi" w:hAnsi="Times New Roman" w:cs="Times New Roman" w:hint="eastAsia"/>
                <w:b/>
                <w:bCs/>
                <w:color w:val="auto"/>
                <w:sz w:val="24"/>
                <w:szCs w:val="24"/>
              </w:rPr>
            </w:rPrChange>
          </w:rPr>
          <w:t>与</w:t>
        </w:r>
        <w:r w:rsidRPr="00720449">
          <w:rPr>
            <w:rFonts w:ascii="Times New Roman" w:eastAsia="KaiTi" w:hAnsi="Times New Roman" w:cs="Times New Roman" w:hint="eastAsia"/>
            <w:b/>
            <w:bCs/>
            <w:color w:val="auto"/>
            <w:sz w:val="24"/>
            <w:szCs w:val="24"/>
          </w:rPr>
          <w:t>重组检测</w:t>
        </w:r>
        <w:r w:rsidRPr="00337C01">
          <w:rPr>
            <w:rFonts w:ascii="Times New Roman" w:eastAsia="KaiTi" w:hAnsi="Times New Roman" w:cs="Times New Roman" w:hint="eastAsia"/>
            <w:color w:val="auto"/>
            <w:sz w:val="24"/>
            <w:szCs w:val="24"/>
            <w:rPrChange w:id="71" w:author="Haogao Gu" w:date="2025-08-20T15:39:00Z" w16du:dateUtc="2025-08-20T07:39:00Z">
              <w:rPr>
                <w:rFonts w:ascii="Times New Roman" w:eastAsia="KaiTi" w:hAnsi="Times New Roman" w:cs="Times New Roman" w:hint="eastAsia"/>
                <w:b/>
                <w:bCs/>
                <w:color w:val="auto"/>
                <w:sz w:val="24"/>
                <w:szCs w:val="24"/>
              </w:rPr>
            </w:rPrChange>
          </w:rPr>
          <w:t>提供充足信号与时间分辨率，能够直接支撑“</w:t>
        </w:r>
        <w:r w:rsidRPr="00720449">
          <w:rPr>
            <w:rFonts w:ascii="Times New Roman" w:eastAsia="KaiTi" w:hAnsi="Times New Roman" w:cs="Times New Roman" w:hint="eastAsia"/>
            <w:b/>
            <w:bCs/>
            <w:color w:val="auto"/>
            <w:sz w:val="24"/>
            <w:szCs w:val="24"/>
          </w:rPr>
          <w:t>宿主内快速进化</w:t>
        </w:r>
        <w:r w:rsidRPr="00720449">
          <w:rPr>
            <w:rFonts w:ascii="Times New Roman" w:eastAsia="KaiTi" w:hAnsi="Times New Roman" w:cs="Times New Roman"/>
            <w:b/>
            <w:bCs/>
            <w:color w:val="auto"/>
            <w:sz w:val="24"/>
            <w:szCs w:val="24"/>
          </w:rPr>
          <w:t xml:space="preserve"> vs </w:t>
        </w:r>
        <w:r w:rsidRPr="00720449">
          <w:rPr>
            <w:rFonts w:ascii="Times New Roman" w:eastAsia="KaiTi" w:hAnsi="Times New Roman" w:cs="Times New Roman" w:hint="eastAsia"/>
            <w:b/>
            <w:bCs/>
            <w:color w:val="auto"/>
            <w:sz w:val="24"/>
            <w:szCs w:val="24"/>
          </w:rPr>
          <w:t>持续获得性感染</w:t>
        </w:r>
        <w:r w:rsidRPr="00337C01">
          <w:rPr>
            <w:rFonts w:ascii="Times New Roman" w:eastAsia="KaiTi" w:hAnsi="Times New Roman" w:cs="Times New Roman" w:hint="eastAsia"/>
            <w:color w:val="auto"/>
            <w:sz w:val="24"/>
            <w:szCs w:val="24"/>
            <w:rPrChange w:id="72" w:author="Haogao Gu" w:date="2025-08-20T15:39:00Z" w16du:dateUtc="2025-08-20T07:39:00Z">
              <w:rPr>
                <w:rFonts w:ascii="Times New Roman" w:eastAsia="KaiTi" w:hAnsi="Times New Roman" w:cs="Times New Roman" w:hint="eastAsia"/>
                <w:b/>
                <w:bCs/>
                <w:color w:val="auto"/>
                <w:sz w:val="24"/>
                <w:szCs w:val="24"/>
              </w:rPr>
            </w:rPrChange>
          </w:rPr>
          <w:t>”等关键机制的可检验性。</w:t>
        </w:r>
      </w:ins>
    </w:p>
    <w:p w14:paraId="401AEDFB" w14:textId="13DA11B5" w:rsidR="00F80C3B" w:rsidRPr="00E93BB1" w:rsidRDefault="00F80C3B" w:rsidP="00F80C3B">
      <w:pPr>
        <w:spacing w:line="440" w:lineRule="exact"/>
        <w:ind w:firstLine="420"/>
        <w:rPr>
          <w:rFonts w:ascii="Times New Roman" w:eastAsia="KaiTi" w:hAnsi="Times New Roman" w:cs="Times New Roman"/>
          <w:b/>
          <w:bCs/>
          <w:color w:val="auto"/>
          <w:sz w:val="24"/>
          <w:szCs w:val="24"/>
        </w:rPr>
      </w:pPr>
      <w:r w:rsidRPr="00E93BB1">
        <w:rPr>
          <w:rFonts w:ascii="Times New Roman" w:eastAsia="KaiTi" w:hAnsi="Times New Roman" w:cs="Times New Roman"/>
          <w:b/>
          <w:bCs/>
          <w:color w:val="auto"/>
          <w:sz w:val="24"/>
          <w:szCs w:val="24"/>
        </w:rPr>
        <w:t>3.3.</w:t>
      </w:r>
      <w:ins w:id="73" w:author="Haogao Gu" w:date="2025-08-20T15:35:00Z" w16du:dateUtc="2025-08-20T07:35:00Z">
        <w:r w:rsidR="00337C01">
          <w:rPr>
            <w:rFonts w:ascii="Times New Roman" w:eastAsia="KaiTi" w:hAnsi="Times New Roman" w:cs="Times New Roman" w:hint="eastAsia"/>
            <w:b/>
            <w:bCs/>
            <w:color w:val="auto"/>
            <w:sz w:val="24"/>
            <w:szCs w:val="24"/>
          </w:rPr>
          <w:t>2</w:t>
        </w:r>
      </w:ins>
      <w:del w:id="74" w:author="Haogao Gu" w:date="2025-08-20T15:35:00Z" w16du:dateUtc="2025-08-20T07:35:00Z">
        <w:r w:rsidRPr="00E93BB1" w:rsidDel="00337C01">
          <w:rPr>
            <w:rFonts w:ascii="Times New Roman" w:eastAsia="KaiTi" w:hAnsi="Times New Roman" w:cs="Times New Roman"/>
            <w:b/>
            <w:bCs/>
            <w:color w:val="auto"/>
            <w:sz w:val="24"/>
            <w:szCs w:val="24"/>
          </w:rPr>
          <w:delText>1</w:delText>
        </w:r>
      </w:del>
      <w:r w:rsidRPr="00E93BB1">
        <w:rPr>
          <w:rFonts w:ascii="Times New Roman" w:eastAsia="KaiTi" w:hAnsi="Times New Roman" w:cs="Times New Roman"/>
          <w:b/>
          <w:bCs/>
          <w:color w:val="auto"/>
          <w:sz w:val="24"/>
          <w:szCs w:val="24"/>
        </w:rPr>
        <w:t xml:space="preserve"> </w:t>
      </w:r>
      <w:r w:rsidRPr="00E93BB1">
        <w:rPr>
          <w:rFonts w:ascii="Times New Roman" w:eastAsia="KaiTi" w:hAnsi="Times New Roman" w:cs="Times New Roman"/>
          <w:b/>
          <w:bCs/>
          <w:color w:val="auto"/>
          <w:sz w:val="24"/>
          <w:szCs w:val="24"/>
        </w:rPr>
        <w:t>扎实的病毒基因组流行病学研究和计算建模基础</w:t>
      </w:r>
    </w:p>
    <w:p w14:paraId="6428811C" w14:textId="02AF37F5" w:rsidR="00F80C3B" w:rsidRPr="00F80C3B" w:rsidRDefault="00F80C3B" w:rsidP="004C7243">
      <w:pPr>
        <w:spacing w:after="120" w:line="440" w:lineRule="exact"/>
        <w:ind w:firstLine="420"/>
        <w:rPr>
          <w:rFonts w:ascii="Times New Roman" w:eastAsia="KaiTi" w:hAnsi="Times New Roman" w:cs="Times New Roman"/>
          <w:color w:val="auto"/>
          <w:sz w:val="24"/>
          <w:szCs w:val="24"/>
        </w:rPr>
      </w:pPr>
      <w:r w:rsidRPr="00F80C3B">
        <w:rPr>
          <w:rFonts w:ascii="Times New Roman" w:eastAsia="KaiTi" w:hAnsi="Times New Roman" w:cs="Times New Roman"/>
          <w:color w:val="auto"/>
          <w:sz w:val="24"/>
          <w:szCs w:val="24"/>
        </w:rPr>
        <w:t>申请人具备完成本项目所需的交叉学科背景和系统性科研训练。近两年，申请人针对呼吸道病毒的基因组流行病学进行了深入研究，具备了扎实的科研素养和技术能力。申请人聚焦于病毒在宏观群体尺度的进化规律，取得一系列</w:t>
      </w:r>
      <w:r w:rsidRPr="00F80C3B">
        <w:rPr>
          <w:rFonts w:ascii="Times New Roman" w:eastAsia="KaiTi" w:hAnsi="Times New Roman" w:cs="Times New Roman"/>
          <w:color w:val="auto"/>
          <w:sz w:val="24"/>
          <w:szCs w:val="24"/>
        </w:rPr>
        <w:lastRenderedPageBreak/>
        <w:t>阶段性成果：</w:t>
      </w:r>
      <w:r w:rsidRPr="00F80C3B">
        <w:rPr>
          <w:rFonts w:ascii="Times New Roman" w:eastAsia="KaiTi" w:hAnsi="Times New Roman" w:cs="Times New Roman"/>
          <w:color w:val="auto"/>
          <w:sz w:val="24"/>
          <w:szCs w:val="24"/>
        </w:rPr>
        <w:t>1</w:t>
      </w:r>
      <w:r w:rsidRPr="00F80C3B">
        <w:rPr>
          <w:rFonts w:ascii="Times New Roman" w:eastAsia="KaiTi" w:hAnsi="Times New Roman" w:cs="Times New Roman"/>
          <w:color w:val="auto"/>
          <w:sz w:val="24"/>
          <w:szCs w:val="24"/>
        </w:rPr>
        <w:t>）揭示了非药物干预措施对以</w:t>
      </w:r>
      <w:r w:rsidRPr="00F80C3B">
        <w:rPr>
          <w:rFonts w:ascii="Times New Roman" w:eastAsia="KaiTi" w:hAnsi="Times New Roman" w:cs="Times New Roman"/>
          <w:color w:val="auto"/>
          <w:sz w:val="24"/>
          <w:szCs w:val="24"/>
        </w:rPr>
        <w:t xml:space="preserve"> RSV </w:t>
      </w:r>
      <w:r w:rsidRPr="00F80C3B">
        <w:rPr>
          <w:rFonts w:ascii="Times New Roman" w:eastAsia="KaiTi" w:hAnsi="Times New Roman" w:cs="Times New Roman"/>
          <w:color w:val="auto"/>
          <w:sz w:val="24"/>
          <w:szCs w:val="24"/>
        </w:rPr>
        <w:t>为代表的病毒流行生态的重塑作用，阐明人群免疫状态改变是后疫情时代驱动病毒暴发的主导因素；</w:t>
      </w:r>
      <w:r w:rsidR="00C9613C">
        <w:rPr>
          <w:rFonts w:ascii="Times New Roman" w:eastAsia="KaiTi" w:hAnsi="Times New Roman" w:cs="Times New Roman" w:hint="eastAsia"/>
          <w:color w:val="auto"/>
          <w:sz w:val="24"/>
          <w:szCs w:val="24"/>
        </w:rPr>
        <w:t>2</w:t>
      </w:r>
      <w:r w:rsidRPr="00F80C3B">
        <w:rPr>
          <w:rFonts w:ascii="Times New Roman" w:eastAsia="KaiTi" w:hAnsi="Times New Roman" w:cs="Times New Roman"/>
          <w:color w:val="auto"/>
          <w:sz w:val="24"/>
          <w:szCs w:val="24"/>
        </w:rPr>
        <w:t>）解析了</w:t>
      </w:r>
      <w:r w:rsidRPr="00F80C3B">
        <w:rPr>
          <w:rFonts w:ascii="Times New Roman" w:eastAsia="KaiTi" w:hAnsi="Times New Roman" w:cs="Times New Roman"/>
          <w:color w:val="auto"/>
          <w:sz w:val="24"/>
          <w:szCs w:val="24"/>
        </w:rPr>
        <w:t xml:space="preserve"> MERS-CoV </w:t>
      </w:r>
      <w:r w:rsidRPr="00F80C3B">
        <w:rPr>
          <w:rFonts w:ascii="Times New Roman" w:eastAsia="KaiTi" w:hAnsi="Times New Roman" w:cs="Times New Roman"/>
          <w:color w:val="auto"/>
          <w:sz w:val="24"/>
          <w:szCs w:val="24"/>
        </w:rPr>
        <w:t>通过基因重组产生新变种的分子特征。上述研究经历使申请人熟练掌握了</w:t>
      </w:r>
      <w:r w:rsidRPr="00CF39EE">
        <w:rPr>
          <w:rFonts w:ascii="Times New Roman" w:eastAsia="KaiTi" w:hAnsi="Times New Roman" w:cs="Times New Roman"/>
          <w:b/>
          <w:bCs/>
          <w:color w:val="auto"/>
          <w:sz w:val="24"/>
          <w:szCs w:val="24"/>
        </w:rPr>
        <w:t>基因组分析、系统发育学、宏基因组学、</w:t>
      </w:r>
      <w:r w:rsidR="00CF39EE">
        <w:rPr>
          <w:rFonts w:ascii="Times New Roman" w:eastAsia="KaiTi" w:hAnsi="Times New Roman" w:cs="Times New Roman" w:hint="eastAsia"/>
          <w:b/>
          <w:bCs/>
          <w:color w:val="auto"/>
          <w:sz w:val="24"/>
          <w:szCs w:val="24"/>
        </w:rPr>
        <w:t>群体</w:t>
      </w:r>
      <w:r w:rsidRPr="00CF39EE">
        <w:rPr>
          <w:rFonts w:ascii="Times New Roman" w:eastAsia="KaiTi" w:hAnsi="Times New Roman" w:cs="Times New Roman"/>
          <w:b/>
          <w:bCs/>
          <w:color w:val="auto"/>
          <w:sz w:val="24"/>
          <w:szCs w:val="24"/>
        </w:rPr>
        <w:t>遗传学和数学建模</w:t>
      </w:r>
      <w:r w:rsidRPr="00F80C3B">
        <w:rPr>
          <w:rFonts w:ascii="Times New Roman" w:eastAsia="KaiTi" w:hAnsi="Times New Roman" w:cs="Times New Roman"/>
          <w:color w:val="auto"/>
          <w:sz w:val="24"/>
          <w:szCs w:val="24"/>
        </w:rPr>
        <w:t>等核心技术，为本项目研究提供了丰富的理论基础及技术支撑。</w:t>
      </w:r>
    </w:p>
    <w:p w14:paraId="00EE0197" w14:textId="59249424" w:rsidR="00F80C3B" w:rsidRPr="00E93BB1" w:rsidRDefault="00F80C3B" w:rsidP="00F80C3B">
      <w:pPr>
        <w:spacing w:line="440" w:lineRule="exact"/>
        <w:ind w:firstLine="420"/>
        <w:rPr>
          <w:rFonts w:ascii="Times New Roman" w:eastAsia="KaiTi" w:hAnsi="Times New Roman" w:cs="Times New Roman"/>
          <w:b/>
          <w:bCs/>
          <w:color w:val="auto"/>
          <w:sz w:val="24"/>
          <w:szCs w:val="24"/>
        </w:rPr>
      </w:pPr>
      <w:r w:rsidRPr="00E93BB1">
        <w:rPr>
          <w:rFonts w:ascii="Times New Roman" w:eastAsia="KaiTi" w:hAnsi="Times New Roman" w:cs="Times New Roman"/>
          <w:b/>
          <w:bCs/>
          <w:color w:val="auto"/>
          <w:sz w:val="24"/>
          <w:szCs w:val="24"/>
        </w:rPr>
        <w:t>3.3.</w:t>
      </w:r>
      <w:del w:id="75" w:author="Haogao Gu" w:date="2025-08-20T15:35:00Z" w16du:dateUtc="2025-08-20T07:35:00Z">
        <w:r w:rsidRPr="00E93BB1" w:rsidDel="00337C01">
          <w:rPr>
            <w:rFonts w:ascii="Times New Roman" w:eastAsia="KaiTi" w:hAnsi="Times New Roman" w:cs="Times New Roman"/>
            <w:b/>
            <w:bCs/>
            <w:color w:val="auto"/>
            <w:sz w:val="24"/>
            <w:szCs w:val="24"/>
          </w:rPr>
          <w:delText>2</w:delText>
        </w:r>
      </w:del>
      <w:ins w:id="76" w:author="Haogao Gu" w:date="2025-08-20T15:35:00Z" w16du:dateUtc="2025-08-20T07:35:00Z">
        <w:r w:rsidR="00337C01">
          <w:rPr>
            <w:rFonts w:ascii="Times New Roman" w:eastAsia="KaiTi" w:hAnsi="Times New Roman" w:cs="Times New Roman" w:hint="eastAsia"/>
            <w:b/>
            <w:bCs/>
            <w:color w:val="auto"/>
            <w:sz w:val="24"/>
            <w:szCs w:val="24"/>
          </w:rPr>
          <w:t>3</w:t>
        </w:r>
      </w:ins>
      <w:r w:rsidRPr="00E93BB1">
        <w:rPr>
          <w:rFonts w:ascii="Times New Roman" w:eastAsia="KaiTi" w:hAnsi="Times New Roman" w:cs="Times New Roman"/>
          <w:b/>
          <w:bCs/>
          <w:color w:val="auto"/>
          <w:sz w:val="24"/>
          <w:szCs w:val="24"/>
        </w:rPr>
        <w:t xml:space="preserve"> </w:t>
      </w:r>
      <w:r w:rsidRPr="00E93BB1">
        <w:rPr>
          <w:rFonts w:ascii="Times New Roman" w:eastAsia="KaiTi" w:hAnsi="Times New Roman" w:cs="Times New Roman"/>
          <w:b/>
          <w:bCs/>
          <w:color w:val="auto"/>
          <w:sz w:val="24"/>
          <w:szCs w:val="24"/>
        </w:rPr>
        <w:t>挂靠实验室与部门的强大支持</w:t>
      </w:r>
    </w:p>
    <w:p w14:paraId="45BFBF58" w14:textId="77777777" w:rsidR="00F80C3B" w:rsidRPr="00F80C3B" w:rsidRDefault="00F80C3B" w:rsidP="004C7243">
      <w:pPr>
        <w:spacing w:after="120" w:line="440" w:lineRule="exact"/>
        <w:ind w:firstLine="420"/>
        <w:rPr>
          <w:rFonts w:ascii="Times New Roman" w:eastAsia="KaiTi" w:hAnsi="Times New Roman" w:cs="Times New Roman"/>
          <w:color w:val="auto"/>
          <w:sz w:val="24"/>
          <w:szCs w:val="24"/>
        </w:rPr>
      </w:pPr>
      <w:r w:rsidRPr="00F80C3B">
        <w:rPr>
          <w:rFonts w:ascii="Times New Roman" w:eastAsia="KaiTi" w:hAnsi="Times New Roman" w:cs="Times New Roman"/>
          <w:color w:val="auto"/>
          <w:sz w:val="24"/>
          <w:szCs w:val="24"/>
        </w:rPr>
        <w:t>申请人所在的</w:t>
      </w:r>
      <w:r w:rsidRPr="00910E3F">
        <w:rPr>
          <w:rFonts w:ascii="Times New Roman" w:eastAsia="KaiTi" w:hAnsi="Times New Roman" w:cs="Times New Roman"/>
          <w:b/>
          <w:bCs/>
          <w:color w:val="auto"/>
          <w:sz w:val="24"/>
          <w:szCs w:val="24"/>
        </w:rPr>
        <w:t>香港大学李嘉诚医学院公共卫生学院</w:t>
      </w:r>
      <w:r w:rsidRPr="00F80C3B">
        <w:rPr>
          <w:rFonts w:ascii="Times New Roman" w:eastAsia="KaiTi" w:hAnsi="Times New Roman" w:cs="Times New Roman"/>
          <w:color w:val="auto"/>
          <w:sz w:val="24"/>
          <w:szCs w:val="24"/>
        </w:rPr>
        <w:t>是国际顶尖的科研和教学中心，在传染病研究领域成就卓越，对改善全球健康有重大贡献。</w:t>
      </w:r>
      <w:r w:rsidRPr="00910E3F">
        <w:rPr>
          <w:rFonts w:ascii="Times New Roman" w:eastAsia="KaiTi" w:hAnsi="Times New Roman" w:cs="Times New Roman"/>
          <w:b/>
          <w:bCs/>
          <w:color w:val="auto"/>
          <w:sz w:val="24"/>
          <w:szCs w:val="24"/>
        </w:rPr>
        <w:t>作为世界卫生组织传染病流行病学及控制合作中心（</w:t>
      </w:r>
      <w:r w:rsidRPr="00910E3F">
        <w:rPr>
          <w:rFonts w:ascii="Times New Roman" w:eastAsia="KaiTi" w:hAnsi="Times New Roman" w:cs="Times New Roman"/>
          <w:b/>
          <w:bCs/>
          <w:color w:val="auto"/>
          <w:sz w:val="24"/>
          <w:szCs w:val="24"/>
        </w:rPr>
        <w:t>WHO</w:t>
      </w:r>
      <w:r w:rsidRPr="00910E3F">
        <w:rPr>
          <w:rFonts w:ascii="Times New Roman" w:eastAsia="KaiTi" w:hAnsi="Times New Roman" w:cs="Times New Roman"/>
          <w:b/>
          <w:bCs/>
          <w:color w:val="auto"/>
          <w:sz w:val="24"/>
          <w:szCs w:val="24"/>
        </w:rPr>
        <w:t>合作中心）</w:t>
      </w:r>
      <w:r w:rsidRPr="00F80C3B">
        <w:rPr>
          <w:rFonts w:ascii="Times New Roman" w:eastAsia="KaiTi" w:hAnsi="Times New Roman" w:cs="Times New Roman"/>
          <w:color w:val="auto"/>
          <w:sz w:val="24"/>
          <w:szCs w:val="24"/>
        </w:rPr>
        <w:t>，学院在协调传染病防控研究、为全球公共卫生政策提供科学依据方面发挥着关键作用。这为本项目提供了无与伦比的学术平台和国际视野。与此同时，申请人所在团队已搭建专用的</w:t>
      </w:r>
      <w:r w:rsidRPr="007C4DD4">
        <w:rPr>
          <w:rFonts w:ascii="Times New Roman" w:eastAsia="KaiTi" w:hAnsi="Times New Roman" w:cs="Times New Roman"/>
          <w:b/>
          <w:bCs/>
          <w:color w:val="auto"/>
          <w:sz w:val="24"/>
          <w:szCs w:val="24"/>
        </w:rPr>
        <w:t>大数据处理平台</w:t>
      </w:r>
      <w:r w:rsidRPr="00F80C3B">
        <w:rPr>
          <w:rFonts w:ascii="Times New Roman" w:eastAsia="KaiTi" w:hAnsi="Times New Roman" w:cs="Times New Roman"/>
          <w:color w:val="auto"/>
          <w:sz w:val="24"/>
          <w:szCs w:val="24"/>
        </w:rPr>
        <w:t>，配备了</w:t>
      </w:r>
      <w:r w:rsidRPr="007C4DD4">
        <w:rPr>
          <w:rFonts w:ascii="Times New Roman" w:eastAsia="KaiTi" w:hAnsi="Times New Roman" w:cs="Times New Roman"/>
          <w:b/>
          <w:bCs/>
          <w:color w:val="auto"/>
          <w:sz w:val="24"/>
          <w:szCs w:val="24"/>
        </w:rPr>
        <w:t>高性能计算服务器集群</w:t>
      </w:r>
      <w:r w:rsidRPr="00F80C3B">
        <w:rPr>
          <w:rFonts w:ascii="Times New Roman" w:eastAsia="KaiTi" w:hAnsi="Times New Roman" w:cs="Times New Roman"/>
          <w:color w:val="auto"/>
          <w:sz w:val="24"/>
          <w:szCs w:val="24"/>
        </w:rPr>
        <w:t>和各类专业分析软件，能够为本项目涉及的大规模宏基因组数据处理、高分辨率单倍型重建、进化动力学建模等复杂计算任务提供强有力的</w:t>
      </w:r>
      <w:r w:rsidRPr="00A92F63">
        <w:rPr>
          <w:rFonts w:ascii="Times New Roman" w:eastAsia="KaiTi" w:hAnsi="Times New Roman" w:cs="Times New Roman"/>
          <w:b/>
          <w:bCs/>
          <w:color w:val="auto"/>
          <w:sz w:val="24"/>
          <w:szCs w:val="24"/>
        </w:rPr>
        <w:t>硬件与软件支撑</w:t>
      </w:r>
      <w:r w:rsidRPr="00F80C3B">
        <w:rPr>
          <w:rFonts w:ascii="Times New Roman" w:eastAsia="KaiTi" w:hAnsi="Times New Roman" w:cs="Times New Roman"/>
          <w:color w:val="auto"/>
          <w:sz w:val="24"/>
          <w:szCs w:val="24"/>
        </w:rPr>
        <w:t>，确保研究的顺利进行。</w:t>
      </w:r>
    </w:p>
    <w:p w14:paraId="681C635E" w14:textId="3DF7A76C" w:rsidR="00F80C3B" w:rsidRPr="00A82C62" w:rsidRDefault="00F80C3B" w:rsidP="00F80C3B">
      <w:pPr>
        <w:spacing w:line="440" w:lineRule="exact"/>
        <w:ind w:firstLine="420"/>
        <w:rPr>
          <w:rFonts w:ascii="Times New Roman" w:eastAsia="KaiTi" w:hAnsi="Times New Roman" w:cs="Times New Roman"/>
          <w:b/>
          <w:bCs/>
          <w:color w:val="auto"/>
          <w:sz w:val="24"/>
          <w:szCs w:val="24"/>
        </w:rPr>
      </w:pPr>
      <w:r w:rsidRPr="00A82C62">
        <w:rPr>
          <w:rFonts w:ascii="Times New Roman" w:eastAsia="KaiTi" w:hAnsi="Times New Roman" w:cs="Times New Roman"/>
          <w:b/>
          <w:bCs/>
          <w:color w:val="auto"/>
          <w:sz w:val="24"/>
          <w:szCs w:val="24"/>
        </w:rPr>
        <w:t>3.3.</w:t>
      </w:r>
      <w:del w:id="77" w:author="Haogao Gu" w:date="2025-08-20T15:35:00Z" w16du:dateUtc="2025-08-20T07:35:00Z">
        <w:r w:rsidRPr="00A82C62" w:rsidDel="00337C01">
          <w:rPr>
            <w:rFonts w:ascii="Times New Roman" w:eastAsia="KaiTi" w:hAnsi="Times New Roman" w:cs="Times New Roman"/>
            <w:b/>
            <w:bCs/>
            <w:color w:val="auto"/>
            <w:sz w:val="24"/>
            <w:szCs w:val="24"/>
          </w:rPr>
          <w:delText>3</w:delText>
        </w:r>
      </w:del>
      <w:ins w:id="78" w:author="Haogao Gu" w:date="2025-08-20T15:35:00Z" w16du:dateUtc="2025-08-20T07:35:00Z">
        <w:r w:rsidR="00337C01">
          <w:rPr>
            <w:rFonts w:ascii="Times New Roman" w:eastAsia="KaiTi" w:hAnsi="Times New Roman" w:cs="Times New Roman" w:hint="eastAsia"/>
            <w:b/>
            <w:bCs/>
            <w:color w:val="auto"/>
            <w:sz w:val="24"/>
            <w:szCs w:val="24"/>
          </w:rPr>
          <w:t>4</w:t>
        </w:r>
      </w:ins>
      <w:r w:rsidRPr="00A82C62">
        <w:rPr>
          <w:rFonts w:ascii="Times New Roman" w:eastAsia="KaiTi" w:hAnsi="Times New Roman" w:cs="Times New Roman"/>
          <w:b/>
          <w:bCs/>
          <w:color w:val="auto"/>
          <w:sz w:val="24"/>
          <w:szCs w:val="24"/>
        </w:rPr>
        <w:t xml:space="preserve"> </w:t>
      </w:r>
      <w:r w:rsidRPr="00A82C62">
        <w:rPr>
          <w:rFonts w:ascii="Times New Roman" w:eastAsia="KaiTi" w:hAnsi="Times New Roman" w:cs="Times New Roman"/>
          <w:b/>
          <w:bCs/>
          <w:color w:val="auto"/>
          <w:sz w:val="24"/>
          <w:szCs w:val="24"/>
        </w:rPr>
        <w:t>坚实的跨学科国际合作基础</w:t>
      </w:r>
    </w:p>
    <w:p w14:paraId="411558D3" w14:textId="445518B2" w:rsidR="006E28EE" w:rsidRPr="00F80C3B" w:rsidRDefault="00F80C3B" w:rsidP="00F80C3B">
      <w:pPr>
        <w:spacing w:line="440" w:lineRule="exact"/>
        <w:ind w:firstLine="420"/>
        <w:rPr>
          <w:rFonts w:ascii="Times New Roman" w:eastAsia="KaiTi" w:hAnsi="Times New Roman" w:cs="Times New Roman"/>
          <w:color w:val="auto"/>
          <w:sz w:val="24"/>
          <w:szCs w:val="24"/>
        </w:rPr>
      </w:pPr>
      <w:r w:rsidRPr="00F80C3B">
        <w:rPr>
          <w:rFonts w:ascii="Times New Roman" w:eastAsia="KaiTi" w:hAnsi="Times New Roman" w:cs="Times New Roman"/>
          <w:color w:val="auto"/>
          <w:sz w:val="24"/>
          <w:szCs w:val="24"/>
        </w:rPr>
        <w:t>申请人所在团队已与全球多个顶尖研究机构建立了长期而紧密的合作关系，</w:t>
      </w:r>
      <w:r w:rsidRPr="00E35A63">
        <w:rPr>
          <w:rFonts w:ascii="Times New Roman" w:eastAsia="KaiTi" w:hAnsi="Times New Roman" w:cs="Times New Roman"/>
          <w:color w:val="auto"/>
          <w:sz w:val="24"/>
          <w:szCs w:val="24"/>
        </w:rPr>
        <w:t>包括</w:t>
      </w:r>
      <w:r w:rsidRPr="00E35A63">
        <w:rPr>
          <w:rFonts w:ascii="Times New Roman" w:eastAsia="KaiTi" w:hAnsi="Times New Roman" w:cs="Times New Roman"/>
          <w:b/>
          <w:bCs/>
          <w:color w:val="auto"/>
          <w:sz w:val="24"/>
          <w:szCs w:val="24"/>
        </w:rPr>
        <w:t>美国国立卫生研究院（</w:t>
      </w:r>
      <w:r w:rsidRPr="00E35A63">
        <w:rPr>
          <w:rFonts w:ascii="Times New Roman" w:eastAsia="KaiTi" w:hAnsi="Times New Roman" w:cs="Times New Roman"/>
          <w:b/>
          <w:bCs/>
          <w:color w:val="auto"/>
          <w:sz w:val="24"/>
          <w:szCs w:val="24"/>
        </w:rPr>
        <w:t>NIH</w:t>
      </w:r>
      <w:r w:rsidRPr="00E35A63">
        <w:rPr>
          <w:rFonts w:ascii="Times New Roman" w:eastAsia="KaiTi" w:hAnsi="Times New Roman" w:cs="Times New Roman"/>
          <w:b/>
          <w:bCs/>
          <w:color w:val="auto"/>
          <w:sz w:val="24"/>
          <w:szCs w:val="24"/>
        </w:rPr>
        <w:t>）、香港大学</w:t>
      </w:r>
      <w:r w:rsidRPr="00E35A63">
        <w:rPr>
          <w:rFonts w:ascii="Times New Roman" w:eastAsia="KaiTi" w:hAnsi="Times New Roman" w:cs="Times New Roman"/>
          <w:b/>
          <w:bCs/>
          <w:color w:val="auto"/>
          <w:sz w:val="24"/>
          <w:szCs w:val="24"/>
        </w:rPr>
        <w:t>-</w:t>
      </w:r>
      <w:r w:rsidRPr="00E35A63">
        <w:rPr>
          <w:rFonts w:ascii="Times New Roman" w:eastAsia="KaiTi" w:hAnsi="Times New Roman" w:cs="Times New Roman"/>
          <w:b/>
          <w:bCs/>
          <w:color w:val="auto"/>
          <w:sz w:val="24"/>
          <w:szCs w:val="24"/>
        </w:rPr>
        <w:t>巴斯德研究中心及法国巴斯德研究所</w:t>
      </w:r>
      <w:r w:rsidRPr="00F80C3B">
        <w:rPr>
          <w:rFonts w:ascii="Times New Roman" w:eastAsia="KaiTi" w:hAnsi="Times New Roman" w:cs="Times New Roman"/>
          <w:color w:val="auto"/>
          <w:sz w:val="24"/>
          <w:szCs w:val="24"/>
        </w:rPr>
        <w:t>等。这些合作网络为本项目的开展提供了关键性资源和多学科支持。特别是，本项目研究所需的</w:t>
      </w:r>
      <w:r w:rsidR="00D94509">
        <w:rPr>
          <w:rFonts w:ascii="Times New Roman" w:eastAsia="KaiTi" w:hAnsi="Times New Roman" w:cs="Times New Roman" w:hint="eastAsia"/>
          <w:color w:val="auto"/>
          <w:sz w:val="24"/>
          <w:szCs w:val="24"/>
        </w:rPr>
        <w:t xml:space="preserve"> </w:t>
      </w:r>
      <w:r w:rsidRPr="00F80C3B">
        <w:rPr>
          <w:rFonts w:ascii="Times New Roman" w:eastAsia="KaiTi" w:hAnsi="Times New Roman" w:cs="Times New Roman"/>
          <w:color w:val="auto"/>
          <w:sz w:val="24"/>
          <w:szCs w:val="24"/>
        </w:rPr>
        <w:t>DOCK8</w:t>
      </w:r>
      <w:r w:rsidR="00D94509">
        <w:rPr>
          <w:rFonts w:ascii="Times New Roman" w:eastAsia="KaiTi" w:hAnsi="Times New Roman" w:cs="Times New Roman" w:hint="eastAsia"/>
          <w:color w:val="auto"/>
          <w:sz w:val="24"/>
          <w:szCs w:val="24"/>
        </w:rPr>
        <w:t xml:space="preserve"> </w:t>
      </w:r>
      <w:r w:rsidRPr="00F80C3B">
        <w:rPr>
          <w:rFonts w:ascii="Times New Roman" w:eastAsia="KaiTi" w:hAnsi="Times New Roman" w:cs="Times New Roman"/>
          <w:color w:val="auto"/>
          <w:sz w:val="24"/>
          <w:szCs w:val="24"/>
        </w:rPr>
        <w:t>缺陷患者队列的宏基因组测序数据，正是源于密切的</w:t>
      </w:r>
      <w:r w:rsidR="00AC4BA9">
        <w:rPr>
          <w:rFonts w:ascii="Times New Roman" w:eastAsia="KaiTi" w:hAnsi="Times New Roman" w:cs="Times New Roman" w:hint="eastAsia"/>
          <w:color w:val="auto"/>
          <w:sz w:val="24"/>
          <w:szCs w:val="24"/>
        </w:rPr>
        <w:t>多方</w:t>
      </w:r>
      <w:r w:rsidRPr="00F80C3B">
        <w:rPr>
          <w:rFonts w:ascii="Times New Roman" w:eastAsia="KaiTi" w:hAnsi="Times New Roman" w:cs="Times New Roman"/>
          <w:color w:val="auto"/>
          <w:sz w:val="24"/>
          <w:szCs w:val="24"/>
        </w:rPr>
        <w:t>合作，确保了本研究拥有独特且高质量的数据来源。同时，通过这些国际合作平台，申请人能够获得在病毒学、免疫学和计算生物学等前沿领域的专业指导，推动国际间的知识交流与共享，保障了本项目的高起点和创新性。</w:t>
      </w:r>
    </w:p>
    <w:p w14:paraId="4B1587BC" w14:textId="77777777" w:rsidR="006514E7" w:rsidRDefault="006514E7" w:rsidP="008C1F6C">
      <w:pPr>
        <w:spacing w:line="440" w:lineRule="exact"/>
        <w:rPr>
          <w:rFonts w:ascii="Times New Roman" w:eastAsia="KaiTi" w:hAnsi="Times New Roman" w:cs="Times New Roman"/>
          <w:b/>
          <w:bCs/>
          <w:color w:val="auto"/>
          <w:sz w:val="28"/>
          <w:szCs w:val="28"/>
        </w:rPr>
      </w:pPr>
    </w:p>
    <w:p w14:paraId="4FC0A50A" w14:textId="755F3F7D" w:rsidR="008626B7" w:rsidRPr="00D016ED" w:rsidRDefault="006514E7" w:rsidP="00D016ED">
      <w:pPr>
        <w:spacing w:after="240" w:line="440" w:lineRule="exact"/>
        <w:rPr>
          <w:rFonts w:ascii="Times New Roman" w:eastAsia="KaiTi" w:hAnsi="Times New Roman" w:cs="Times New Roman"/>
          <w:b/>
          <w:bCs/>
          <w:color w:val="auto"/>
          <w:sz w:val="24"/>
          <w:szCs w:val="24"/>
        </w:rPr>
      </w:pPr>
      <w:r w:rsidRPr="006514E7">
        <w:rPr>
          <w:rFonts w:ascii="Times New Roman" w:eastAsia="KaiTi" w:hAnsi="Times New Roman" w:cs="Times New Roman" w:hint="eastAsia"/>
          <w:b/>
          <w:bCs/>
          <w:color w:val="auto"/>
          <w:sz w:val="24"/>
          <w:szCs w:val="24"/>
        </w:rPr>
        <w:t>参考文献</w:t>
      </w:r>
      <w:r w:rsidR="008213EA">
        <w:rPr>
          <w:rFonts w:ascii="Times New Roman" w:eastAsia="KaiTi" w:hAnsi="Times New Roman" w:cs="Times New Roman" w:hint="eastAsia"/>
          <w:b/>
          <w:bCs/>
          <w:color w:val="auto"/>
          <w:sz w:val="24"/>
          <w:szCs w:val="24"/>
        </w:rPr>
        <w:t>（方法学部分）</w:t>
      </w:r>
      <w:r w:rsidRPr="006514E7">
        <w:rPr>
          <w:rFonts w:ascii="Times New Roman" w:eastAsia="KaiTi" w:hAnsi="Times New Roman" w:cs="Times New Roman" w:hint="eastAsia"/>
          <w:b/>
          <w:bCs/>
          <w:color w:val="auto"/>
          <w:sz w:val="24"/>
          <w:szCs w:val="24"/>
        </w:rPr>
        <w:t>：</w:t>
      </w:r>
    </w:p>
    <w:p w14:paraId="3971F7BF" w14:textId="77777777" w:rsidR="0016368E" w:rsidRPr="00A3324A" w:rsidRDefault="008626B7" w:rsidP="00A3324A">
      <w:pPr>
        <w:pStyle w:val="EndNoteBibliography"/>
        <w:spacing w:after="120" w:line="276" w:lineRule="auto"/>
        <w:ind w:left="720" w:hanging="720"/>
        <w:rPr>
          <w:rFonts w:ascii="Times New Roman" w:hAnsi="Times New Roman" w:cs="Times New Roman"/>
          <w:noProof/>
        </w:rPr>
      </w:pPr>
      <w:r w:rsidRPr="00A3324A">
        <w:rPr>
          <w:rFonts w:ascii="Times New Roman" w:eastAsia="KaiTi" w:hAnsi="Times New Roman" w:cs="Times New Roman"/>
          <w:snapToGrid/>
          <w:kern w:val="2"/>
          <w:sz w:val="24"/>
          <w:szCs w:val="24"/>
        </w:rPr>
        <w:fldChar w:fldCharType="begin"/>
      </w:r>
      <w:r w:rsidRPr="00A3324A">
        <w:rPr>
          <w:rFonts w:ascii="Times New Roman" w:eastAsia="KaiTi" w:hAnsi="Times New Roman" w:cs="Times New Roman"/>
          <w:snapToGrid/>
          <w:kern w:val="2"/>
          <w:sz w:val="24"/>
          <w:szCs w:val="24"/>
        </w:rPr>
        <w:instrText xml:space="preserve"> ADDIN EN.SECTION.REFLIST </w:instrText>
      </w:r>
      <w:r w:rsidRPr="00A3324A">
        <w:rPr>
          <w:rFonts w:ascii="Times New Roman" w:eastAsia="KaiTi" w:hAnsi="Times New Roman" w:cs="Times New Roman"/>
          <w:snapToGrid/>
          <w:kern w:val="2"/>
          <w:sz w:val="24"/>
          <w:szCs w:val="24"/>
        </w:rPr>
        <w:fldChar w:fldCharType="separate"/>
      </w:r>
      <w:r w:rsidR="0016368E" w:rsidRPr="00A3324A">
        <w:rPr>
          <w:rFonts w:ascii="Times New Roman" w:hAnsi="Times New Roman" w:cs="Times New Roman"/>
          <w:noProof/>
        </w:rPr>
        <w:t>[1]</w:t>
      </w:r>
      <w:r w:rsidR="0016368E" w:rsidRPr="00A3324A">
        <w:rPr>
          <w:rFonts w:ascii="Times New Roman" w:hAnsi="Times New Roman" w:cs="Times New Roman"/>
          <w:noProof/>
        </w:rPr>
        <w:tab/>
        <w:t>Tirosh O, Conlan S, Deming C, et al. Expanded skin virome in DOCK8-deficient patients [J]. Nat Med, 2018, 24(12): 1815-21.</w:t>
      </w:r>
    </w:p>
    <w:p w14:paraId="73E33305"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w:t>
      </w:r>
      <w:r w:rsidRPr="00A3324A">
        <w:rPr>
          <w:rFonts w:ascii="Times New Roman" w:hAnsi="Times New Roman" w:cs="Times New Roman"/>
          <w:noProof/>
        </w:rPr>
        <w:tab/>
        <w:t>Chen S, Zhou Y, Chen Y, et al. fastp: an ultra-fast all-in-one FASTQ preprocessor [J]. Bioinformatics, 2018, 34(17): i884-i90.</w:t>
      </w:r>
    </w:p>
    <w:p w14:paraId="40965C90"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[3]</w:t>
      </w:r>
      <w:r w:rsidRPr="00A3324A">
        <w:rPr>
          <w:rFonts w:ascii="Times New Roman" w:hAnsi="Times New Roman" w:cs="Times New Roman"/>
          <w:noProof/>
        </w:rPr>
        <w:tab/>
        <w:t>Langmead B, Salzberg S L. Fast gapped-read alignment with Bowtie 2 [J]. Nat Methods, 2012, 9(4): 357-9.</w:t>
      </w:r>
    </w:p>
    <w:p w14:paraId="784D06DF"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lastRenderedPageBreak/>
        <w:t>[4]</w:t>
      </w:r>
      <w:r w:rsidRPr="00A3324A">
        <w:rPr>
          <w:rFonts w:ascii="Times New Roman" w:hAnsi="Times New Roman" w:cs="Times New Roman"/>
          <w:noProof/>
        </w:rPr>
        <w:tab/>
        <w:t>Schneider V A, Graves-Lindsay T, Howe K, et al. Evaluation of GRCh38 and de novo haploid genome assemblies demonstrates the enduring quality of the reference assembly [J]. Genome Res, 2017, 27(5): 849-64.</w:t>
      </w:r>
    </w:p>
    <w:p w14:paraId="283201F5"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[5]</w:t>
      </w:r>
      <w:r w:rsidRPr="00A3324A">
        <w:rPr>
          <w:rFonts w:ascii="Times New Roman" w:hAnsi="Times New Roman" w:cs="Times New Roman"/>
          <w:noProof/>
        </w:rPr>
        <w:tab/>
        <w:t>Nurk S, Meleshko D, Korobeynikov A, et al. metaSPAdes: a new versatile metagenomic assembler [J]. Genome Res, 2017, 27(5): 824-34.</w:t>
      </w:r>
    </w:p>
    <w:p w14:paraId="55C1B469"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[6]</w:t>
      </w:r>
      <w:r w:rsidRPr="00A3324A">
        <w:rPr>
          <w:rFonts w:ascii="Times New Roman" w:hAnsi="Times New Roman" w:cs="Times New Roman"/>
          <w:noProof/>
        </w:rPr>
        <w:tab/>
        <w:t>Li D, Liu C M, Luo R, et al. MEGAHIT: an ultra-fast single-node solution for large and complex metagenomics assembly via succinct de Bruijn graph [J]. Bioinformatics, 2015, 31(10): 1674-6.</w:t>
      </w:r>
    </w:p>
    <w:p w14:paraId="4513CF74"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[7]</w:t>
      </w:r>
      <w:r w:rsidRPr="00A3324A">
        <w:rPr>
          <w:rFonts w:ascii="Times New Roman" w:hAnsi="Times New Roman" w:cs="Times New Roman"/>
          <w:noProof/>
        </w:rPr>
        <w:tab/>
        <w:t>Mikheenko A, Saveliev V, Gurevich A. MetaQUAST: evaluation of metagenome assemblies [J]. Bioinformatics, 2016, 32(7): 1088-90.</w:t>
      </w:r>
    </w:p>
    <w:p w14:paraId="3F1CA72F"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[8]</w:t>
      </w:r>
      <w:r w:rsidRPr="00A3324A">
        <w:rPr>
          <w:rFonts w:ascii="Times New Roman" w:hAnsi="Times New Roman" w:cs="Times New Roman"/>
          <w:noProof/>
        </w:rPr>
        <w:tab/>
        <w:t>Mizrachi I, Mcentyre J, Ostell J. GenBank: the nucleotide sequence database [J]. The NCBI handbook, 2007.</w:t>
      </w:r>
    </w:p>
    <w:p w14:paraId="2D10C1FA"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[9]</w:t>
      </w:r>
      <w:r w:rsidRPr="00A3324A">
        <w:rPr>
          <w:rFonts w:ascii="Times New Roman" w:hAnsi="Times New Roman" w:cs="Times New Roman"/>
          <w:noProof/>
        </w:rPr>
        <w:tab/>
        <w:t>Chen Y, Ye W, Zhang Y, et al. High speed BLASTN: an accelerated MegaBLAST search tool [J]. Nucleic Acids Res, 2015, 43(16): 7762-8.</w:t>
      </w:r>
    </w:p>
    <w:p w14:paraId="2FF54BFA"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[10]</w:t>
      </w:r>
      <w:r w:rsidRPr="00A3324A">
        <w:rPr>
          <w:rFonts w:ascii="Times New Roman" w:hAnsi="Times New Roman" w:cs="Times New Roman"/>
          <w:noProof/>
        </w:rPr>
        <w:tab/>
        <w:t>Knyazev S, Tsyvina V, Melnyk A, et al. Cliquesnv: Scalable reconstruction of intra-host viral populations from ngs reads [J]. BioRxiv, 2018: 264242.</w:t>
      </w:r>
    </w:p>
    <w:p w14:paraId="45F69691"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[11]</w:t>
      </w:r>
      <w:r w:rsidRPr="00A3324A">
        <w:rPr>
          <w:rFonts w:ascii="Times New Roman" w:hAnsi="Times New Roman" w:cs="Times New Roman"/>
          <w:noProof/>
        </w:rPr>
        <w:tab/>
        <w:t>Nayfach S, Camargo A P, Schulz F, et al. CheckV assesses the quality and completeness of metagenome-assembled viral genomes [J]. Nat Biotechnol, 2021, 39(5): 578-85.</w:t>
      </w:r>
    </w:p>
    <w:p w14:paraId="467FCA79"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[12]</w:t>
      </w:r>
      <w:r w:rsidRPr="00A3324A">
        <w:rPr>
          <w:rFonts w:ascii="Times New Roman" w:hAnsi="Times New Roman" w:cs="Times New Roman"/>
          <w:noProof/>
        </w:rPr>
        <w:tab/>
        <w:t>Van Doorslaer K, Li Z, Xirasagar S, et al. The Papillomavirus Episteme: a major update to the papillomavirus sequence database [J]. Nucleic Acids Res, 2017, 45(D1): D499-D506.</w:t>
      </w:r>
    </w:p>
    <w:p w14:paraId="78EC5858"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[13]</w:t>
      </w:r>
      <w:r w:rsidRPr="00A3324A">
        <w:rPr>
          <w:rFonts w:ascii="Times New Roman" w:hAnsi="Times New Roman" w:cs="Times New Roman"/>
          <w:noProof/>
        </w:rPr>
        <w:tab/>
        <w:t>Katoh K, Standley D M. MAFFT multiple sequence alignment software version 7: improvements in performance and usability [J]. Mol Biol Evol, 2013, 30(4): 772-80.</w:t>
      </w:r>
    </w:p>
    <w:p w14:paraId="3B5CC26B"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[14]</w:t>
      </w:r>
      <w:r w:rsidRPr="00A3324A">
        <w:rPr>
          <w:rFonts w:ascii="Times New Roman" w:hAnsi="Times New Roman" w:cs="Times New Roman"/>
          <w:noProof/>
        </w:rPr>
        <w:tab/>
        <w:t>Kozlov A M, Darriba D, Flouri T, et al. RAxML-NG: a fast, scalable and user-friendly tool for maximum likelihood phylogenetic inference [J]. Bioinformatics, 2019, 35(21): 4453-5.</w:t>
      </w:r>
    </w:p>
    <w:p w14:paraId="724A645B"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[15]</w:t>
      </w:r>
      <w:r w:rsidRPr="00A3324A">
        <w:rPr>
          <w:rFonts w:ascii="Times New Roman" w:hAnsi="Times New Roman" w:cs="Times New Roman"/>
          <w:noProof/>
        </w:rPr>
        <w:tab/>
        <w:t>Waddell P J, Steel M A. General time-reversible distances with unequal rates across sites: mixing gamma and inverse Gaussian distributions with invariant sites [J]. Mol Phylogenet Evol, 1997, 8(3): 398-414.</w:t>
      </w:r>
    </w:p>
    <w:p w14:paraId="2C69348E" w14:textId="121ADEC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[16]</w:t>
      </w:r>
      <w:r w:rsidRPr="00A3324A">
        <w:rPr>
          <w:rFonts w:ascii="Times New Roman" w:hAnsi="Times New Roman" w:cs="Times New Roman"/>
          <w:noProof/>
        </w:rPr>
        <w:tab/>
        <w:t xml:space="preserve">Singh K, Xie M. Bootstrap: a statistical method [J]. Unpublished manuscript, Rutgers University, USA Retrieved from </w:t>
      </w:r>
      <w:hyperlink r:id="rId13" w:history="1">
        <w:r w:rsidRPr="00A3324A">
          <w:rPr>
            <w:rStyle w:val="Hyperlink"/>
            <w:rFonts w:ascii="Times New Roman" w:hAnsi="Times New Roman" w:cs="Times New Roman"/>
            <w:noProof/>
          </w:rPr>
          <w:t>http://www</w:t>
        </w:r>
      </w:hyperlink>
      <w:r w:rsidRPr="00A3324A">
        <w:rPr>
          <w:rFonts w:ascii="Times New Roman" w:hAnsi="Times New Roman" w:cs="Times New Roman"/>
          <w:noProof/>
        </w:rPr>
        <w:t xml:space="preserve"> stat rutgers edu/home/mxie/RCPapers/bootstrap pdf, 2008: 1-14.</w:t>
      </w:r>
    </w:p>
    <w:p w14:paraId="30E21D69"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[17]</w:t>
      </w:r>
      <w:r w:rsidRPr="00A3324A">
        <w:rPr>
          <w:rFonts w:ascii="Times New Roman" w:hAnsi="Times New Roman" w:cs="Times New Roman"/>
          <w:noProof/>
        </w:rPr>
        <w:tab/>
        <w:t>Balaban M, Moshiri N, Mai U, et al. TreeCluster: Clustering biological sequences using phylogenetic trees [J]. Plos One, 2019, 14(8): e0221068.</w:t>
      </w:r>
    </w:p>
    <w:p w14:paraId="2353F871"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[18]</w:t>
      </w:r>
      <w:r w:rsidRPr="00A3324A">
        <w:rPr>
          <w:rFonts w:ascii="Times New Roman" w:hAnsi="Times New Roman" w:cs="Times New Roman"/>
          <w:noProof/>
        </w:rPr>
        <w:tab/>
        <w:t>Bendall E E, Callear A P, Getz A, et al. Rapid transmission and tight bottlenecks constrain the evolution of highly transmissible SARS-CoV-2 variants [J]. Nat Commun, 2023, 14(1): 272.</w:t>
      </w:r>
    </w:p>
    <w:p w14:paraId="6D0CE96E"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[19]</w:t>
      </w:r>
      <w:r w:rsidRPr="00A3324A">
        <w:rPr>
          <w:rFonts w:ascii="Times New Roman" w:hAnsi="Times New Roman" w:cs="Times New Roman"/>
          <w:noProof/>
        </w:rPr>
        <w:tab/>
        <w:t>Stadler T, Kuhnert D, Bonhoeffer S, et al. Birth-death skyline plot reveals temporal changes of epidemic spread in HIV and hepatitis C virus (HCV) [J]. Proc Natl Acad Sci U S A, 2013, 110(1): 228-33.</w:t>
      </w:r>
    </w:p>
    <w:p w14:paraId="537B9874"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[20]</w:t>
      </w:r>
      <w:r w:rsidRPr="00A3324A">
        <w:rPr>
          <w:rFonts w:ascii="Times New Roman" w:hAnsi="Times New Roman" w:cs="Times New Roman"/>
          <w:noProof/>
        </w:rPr>
        <w:tab/>
        <w:t>Pond S L, Frost S D, Muse S V. HyPhy: hypothesis testing using phylogenies [J]. Bioinformatics, 2005, 21(5): 676-9.</w:t>
      </w:r>
    </w:p>
    <w:p w14:paraId="4B81B09E"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[21]</w:t>
      </w:r>
      <w:r w:rsidRPr="00A3324A">
        <w:rPr>
          <w:rFonts w:ascii="Times New Roman" w:hAnsi="Times New Roman" w:cs="Times New Roman"/>
          <w:noProof/>
        </w:rPr>
        <w:tab/>
        <w:t>Kosakovsky Pond S L, Poon A F Y, Velazquez R, et al. HyPhy 2.5-A Customizable Platform for Evolutionary Hypothesis Testing Using Phylogenies [J]. Mol Biol Evol, 2020, 37(1): 295-9.</w:t>
      </w:r>
    </w:p>
    <w:p w14:paraId="3BBDAA1C"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[22]</w:t>
      </w:r>
      <w:r w:rsidRPr="00A3324A">
        <w:rPr>
          <w:rFonts w:ascii="Times New Roman" w:hAnsi="Times New Roman" w:cs="Times New Roman"/>
          <w:noProof/>
        </w:rPr>
        <w:tab/>
        <w:t>Murrell B, Moola S, Mabona A, et al. FUBAR: a fast, unconstrained bayesian approximation for inferring selection [J]. Mol Biol Evol, 2013, 30(5): 1196-205.</w:t>
      </w:r>
    </w:p>
    <w:p w14:paraId="56ABF1AF"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lastRenderedPageBreak/>
        <w:t>[23]</w:t>
      </w:r>
      <w:r w:rsidRPr="00A3324A">
        <w:rPr>
          <w:rFonts w:ascii="Times New Roman" w:hAnsi="Times New Roman" w:cs="Times New Roman"/>
          <w:noProof/>
        </w:rPr>
        <w:tab/>
        <w:t>Bouckaert R, Heled J, Kuhnert D, et al. BEAST 2: a software platform for Bayesian evolutionary analysis [J]. PLoS Comput Biol, 2014, 10(4): e1003537.</w:t>
      </w:r>
    </w:p>
    <w:p w14:paraId="1569E86A"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[24]</w:t>
      </w:r>
      <w:r w:rsidRPr="00A3324A">
        <w:rPr>
          <w:rFonts w:ascii="Times New Roman" w:hAnsi="Times New Roman" w:cs="Times New Roman"/>
          <w:noProof/>
        </w:rPr>
        <w:tab/>
        <w:t>Bouckaert R, Vaughan T G, Barido-Sottani J, et al. BEAST 2.5: An advanced software platform for Bayesian evolutionary analysis [J]. PLoS Comput Biol, 2019, 15(4): e1006650.</w:t>
      </w:r>
    </w:p>
    <w:p w14:paraId="57722E2D"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[25]</w:t>
      </w:r>
      <w:r w:rsidRPr="00A3324A">
        <w:rPr>
          <w:rFonts w:ascii="Times New Roman" w:hAnsi="Times New Roman" w:cs="Times New Roman"/>
          <w:noProof/>
        </w:rPr>
        <w:tab/>
        <w:t>Martin D P, Varsani A, Roumagnac P, et al. RDP5: a computer program for analyzing recombination in, and removing signals of recombination from, nucleotide sequence datasets [J]. Virus Evol, 2021, 7(1): veaa087.</w:t>
      </w:r>
    </w:p>
    <w:p w14:paraId="1FD73F31"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[26]</w:t>
      </w:r>
      <w:r w:rsidRPr="00A3324A">
        <w:rPr>
          <w:rFonts w:ascii="Times New Roman" w:hAnsi="Times New Roman" w:cs="Times New Roman"/>
          <w:noProof/>
        </w:rPr>
        <w:tab/>
        <w:t>Kosakovsky Pond S L, Posada D, Gravenor M B, et al. GARD: a genetic algorithm for recombination detection [J]. Bioinformatics, 2006, 22(24): 3096-8.</w:t>
      </w:r>
    </w:p>
    <w:p w14:paraId="1683E98C"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[27]</w:t>
      </w:r>
      <w:r w:rsidRPr="00A3324A">
        <w:rPr>
          <w:rFonts w:ascii="Times New Roman" w:hAnsi="Times New Roman" w:cs="Times New Roman"/>
          <w:noProof/>
        </w:rPr>
        <w:tab/>
        <w:t>Lam H M, Ratmann O, Boni M F. Improved algorithmic complexity for the 3SEQ recombination detection algorithm [J]. Mol Biol Evol, 2018, 35(1): 247-51.</w:t>
      </w:r>
    </w:p>
    <w:p w14:paraId="5D1463AC"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[28]</w:t>
      </w:r>
      <w:r w:rsidRPr="00A3324A">
        <w:rPr>
          <w:rFonts w:ascii="Times New Roman" w:hAnsi="Times New Roman" w:cs="Times New Roman"/>
          <w:noProof/>
        </w:rPr>
        <w:tab/>
        <w:t>Jumper J, Evans R, Pritzel A, et al. Highly accurate protein structure prediction with AlphaFold [J]. Nature, 2021, 596(7873): 583-9.</w:t>
      </w:r>
    </w:p>
    <w:p w14:paraId="614077C4"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[29]</w:t>
      </w:r>
      <w:r w:rsidRPr="00A3324A">
        <w:rPr>
          <w:rFonts w:ascii="Times New Roman" w:hAnsi="Times New Roman" w:cs="Times New Roman"/>
          <w:noProof/>
        </w:rPr>
        <w:tab/>
        <w:t>Yang Z, Zeng X, Zhao Y, et al. AlphaFold2 and its applications in the fields of biology and medicine [J]. Signal Transduct Target Ther, 2023, 8(1): 115.</w:t>
      </w:r>
    </w:p>
    <w:p w14:paraId="48610613"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[30]</w:t>
      </w:r>
      <w:r w:rsidRPr="00A3324A">
        <w:rPr>
          <w:rFonts w:ascii="Times New Roman" w:hAnsi="Times New Roman" w:cs="Times New Roman"/>
          <w:noProof/>
        </w:rPr>
        <w:tab/>
        <w:t>Wang Y, Zhu Y, Shi X, et al. 3D-DeltaDeltaG: A Dual-Channel Prediction Model for Protein-Protein Binding Affinity Changes Following Mutation Based on Protein 3D Structures [J]. Proteins, 2025.</w:t>
      </w:r>
    </w:p>
    <w:p w14:paraId="35C1D53A" w14:textId="77777777" w:rsidR="0016368E" w:rsidRPr="00A3324A" w:rsidRDefault="0016368E" w:rsidP="00A3324A">
      <w:pPr>
        <w:pStyle w:val="EndNoteBibliography"/>
        <w:spacing w:after="120" w:line="276" w:lineRule="auto"/>
        <w:ind w:left="720" w:hanging="720"/>
        <w:rPr>
          <w:rFonts w:ascii="Times New Roman" w:hAnsi="Times New Roman" w:cs="Times New Roman"/>
          <w:noProof/>
        </w:rPr>
      </w:pPr>
      <w:r w:rsidRPr="00A3324A">
        <w:rPr>
          <w:rFonts w:ascii="Times New Roman" w:hAnsi="Times New Roman" w:cs="Times New Roman"/>
          <w:noProof/>
        </w:rPr>
        <w:t>[31]</w:t>
      </w:r>
      <w:r w:rsidRPr="00A3324A">
        <w:rPr>
          <w:rFonts w:ascii="Times New Roman" w:hAnsi="Times New Roman" w:cs="Times New Roman"/>
          <w:noProof/>
        </w:rPr>
        <w:tab/>
        <w:t>Yu G, Zhao Q, Bi X, et al. DDAffinity: predicting the changes in binding affinity of multiple point mutations using protein 3D structure [J]. Bioinformatics, 2024, 40(Suppl 1): i418-i27.</w:t>
      </w:r>
    </w:p>
    <w:p w14:paraId="57FAC178" w14:textId="77777777" w:rsidR="00DC0E61" w:rsidRDefault="008626B7" w:rsidP="00A3324A">
      <w:pPr>
        <w:spacing w:after="120" w:line="276" w:lineRule="auto"/>
        <w:rPr>
          <w:rFonts w:ascii="Times New Roman" w:eastAsia="KaiTi" w:hAnsi="Times New Roman" w:cs="Times New Roman"/>
          <w:snapToGrid/>
          <w:kern w:val="2"/>
          <w:sz w:val="24"/>
          <w:szCs w:val="24"/>
        </w:rPr>
        <w:sectPr w:rsidR="00DC0E61" w:rsidSect="001F0917">
          <w:pgSz w:w="11906" w:h="16838"/>
          <w:pgMar w:top="1440" w:right="1800" w:bottom="1440" w:left="1800" w:header="851" w:footer="992" w:gutter="0"/>
          <w:cols w:space="425"/>
          <w:titlePg/>
          <w:docGrid w:type="lines" w:linePitch="312"/>
        </w:sectPr>
      </w:pPr>
      <w:r w:rsidRPr="00A3324A">
        <w:rPr>
          <w:rFonts w:ascii="Times New Roman" w:eastAsia="KaiTi" w:hAnsi="Times New Roman" w:cs="Times New Roman"/>
          <w:snapToGrid/>
          <w:kern w:val="2"/>
          <w:sz w:val="24"/>
          <w:szCs w:val="24"/>
        </w:rPr>
        <w:fldChar w:fldCharType="end"/>
      </w:r>
    </w:p>
    <w:p w14:paraId="11D147AC" w14:textId="77777777" w:rsidR="00AE4AD1" w:rsidRPr="006E637C" w:rsidRDefault="00DA5A2A" w:rsidP="00DC0E61">
      <w:pPr>
        <w:spacing w:line="440" w:lineRule="exact"/>
        <w:ind w:firstLine="420"/>
        <w:rPr>
          <w:rFonts w:ascii="Times New Roman" w:eastAsia="KaiTi" w:hAnsi="Times New Roman" w:cs="Times New Roman"/>
          <w:color w:val="0070C0"/>
          <w:sz w:val="28"/>
          <w:szCs w:val="28"/>
        </w:rPr>
      </w:pPr>
      <w:r w:rsidRPr="006E637C">
        <w:rPr>
          <w:rFonts w:ascii="Times New Roman" w:eastAsia="KaiTi" w:hAnsi="Times New Roman" w:cs="Times New Roman"/>
          <w:bCs/>
          <w:color w:val="0070C0"/>
          <w:sz w:val="28"/>
          <w:szCs w:val="28"/>
        </w:rPr>
        <w:lastRenderedPageBreak/>
        <w:t>4</w:t>
      </w:r>
      <w:r w:rsidR="00AE4AD1" w:rsidRPr="006E637C">
        <w:rPr>
          <w:rFonts w:ascii="Times New Roman" w:eastAsia="KaiTi" w:hAnsi="Times New Roman" w:cs="Times New Roman"/>
          <w:bCs/>
          <w:color w:val="0070C0"/>
          <w:sz w:val="28"/>
          <w:szCs w:val="28"/>
        </w:rPr>
        <w:t xml:space="preserve">. </w:t>
      </w:r>
      <w:r w:rsidR="00AE4AD1" w:rsidRPr="006E637C">
        <w:rPr>
          <w:rFonts w:ascii="Times New Roman" w:eastAsia="KaiTi" w:hAnsi="Times New Roman" w:cs="Times New Roman"/>
          <w:b/>
          <w:bCs/>
          <w:color w:val="0070C0"/>
          <w:sz w:val="28"/>
          <w:szCs w:val="28"/>
        </w:rPr>
        <w:t>年度研究计划及预期研究结果</w:t>
      </w:r>
      <w:r w:rsidR="00AE4AD1" w:rsidRPr="006E637C">
        <w:rPr>
          <w:rFonts w:ascii="Times New Roman" w:eastAsia="KaiTi" w:hAnsi="Times New Roman" w:cs="Times New Roman"/>
          <w:color w:val="0070C0"/>
          <w:sz w:val="28"/>
          <w:szCs w:val="28"/>
        </w:rPr>
        <w:t>。</w:t>
      </w:r>
    </w:p>
    <w:p w14:paraId="25B66E5A" w14:textId="77777777" w:rsidR="0015015A" w:rsidRDefault="0015015A" w:rsidP="0015015A">
      <w:pPr>
        <w:spacing w:line="440" w:lineRule="exact"/>
        <w:rPr>
          <w:rFonts w:ascii="Times New Roman" w:eastAsia="KaiTi" w:hAnsi="Times New Roman" w:cs="Times New Roman"/>
          <w:color w:val="auto"/>
          <w:sz w:val="24"/>
          <w:szCs w:val="24"/>
        </w:rPr>
      </w:pPr>
    </w:p>
    <w:p w14:paraId="517A02B5" w14:textId="3E23C89A" w:rsidR="009E562E" w:rsidRDefault="009E562E" w:rsidP="009E562E">
      <w:pPr>
        <w:spacing w:after="120" w:line="440" w:lineRule="exact"/>
        <w:rPr>
          <w:rFonts w:ascii="Times New Roman" w:eastAsia="KaiTi" w:hAnsi="Times New Roman" w:cs="Times New Roman"/>
          <w:b/>
          <w:bCs/>
          <w:color w:val="auto"/>
          <w:sz w:val="28"/>
          <w:szCs w:val="28"/>
        </w:rPr>
      </w:pPr>
      <w:r w:rsidRPr="0046573D">
        <w:rPr>
          <w:rFonts w:ascii="Times New Roman" w:eastAsia="KaiTi" w:hAnsi="Times New Roman" w:cs="Times New Roman"/>
          <w:b/>
          <w:bCs/>
          <w:color w:val="auto"/>
          <w:sz w:val="28"/>
          <w:szCs w:val="28"/>
        </w:rPr>
        <w:t xml:space="preserve">4.1 </w:t>
      </w:r>
      <w:r w:rsidRPr="0046573D">
        <w:rPr>
          <w:rFonts w:ascii="Times New Roman" w:eastAsia="KaiTi" w:hAnsi="Times New Roman" w:cs="Times New Roman"/>
          <w:b/>
          <w:bCs/>
          <w:color w:val="auto"/>
          <w:sz w:val="28"/>
          <w:szCs w:val="28"/>
        </w:rPr>
        <w:t>年度研究计划</w:t>
      </w:r>
    </w:p>
    <w:p w14:paraId="73081B58" w14:textId="0AABF4DB" w:rsidR="00246D54" w:rsidRPr="006B5246" w:rsidRDefault="006B5246" w:rsidP="000C11B1">
      <w:pPr>
        <w:spacing w:after="360" w:line="440" w:lineRule="exact"/>
        <w:rPr>
          <w:rFonts w:ascii="Times New Roman" w:eastAsia="KaiTi" w:hAnsi="Times New Roman" w:cs="Times New Roman"/>
          <w:color w:val="auto"/>
          <w:sz w:val="24"/>
          <w:szCs w:val="24"/>
        </w:rPr>
      </w:pPr>
      <w:r w:rsidRPr="006B5246">
        <w:rPr>
          <w:rFonts w:ascii="Times New Roman" w:eastAsia="KaiTi" w:hAnsi="Times New Roman" w:cs="Times New Roman" w:hint="eastAsia"/>
          <w:color w:val="auto"/>
          <w:sz w:val="24"/>
          <w:szCs w:val="24"/>
        </w:rPr>
        <w:t>本项目计划于</w:t>
      </w:r>
      <w:r w:rsidRPr="006B5246">
        <w:rPr>
          <w:rFonts w:ascii="Times New Roman" w:eastAsia="KaiTi" w:hAnsi="Times New Roman" w:cs="Times New Roman"/>
          <w:color w:val="auto"/>
          <w:sz w:val="24"/>
          <w:szCs w:val="24"/>
        </w:rPr>
        <w:t>2025</w:t>
      </w:r>
      <w:r w:rsidRPr="006B5246">
        <w:rPr>
          <w:rFonts w:ascii="Times New Roman" w:eastAsia="KaiTi" w:hAnsi="Times New Roman" w:cs="Times New Roman" w:hint="eastAsia"/>
          <w:color w:val="auto"/>
          <w:sz w:val="24"/>
          <w:szCs w:val="24"/>
        </w:rPr>
        <w:t>年</w:t>
      </w:r>
      <w:r w:rsidRPr="006B5246">
        <w:rPr>
          <w:rFonts w:ascii="Times New Roman" w:eastAsia="KaiTi" w:hAnsi="Times New Roman" w:cs="Times New Roman"/>
          <w:color w:val="auto"/>
          <w:sz w:val="24"/>
          <w:szCs w:val="24"/>
        </w:rPr>
        <w:t>8</w:t>
      </w:r>
      <w:r w:rsidRPr="006B5246">
        <w:rPr>
          <w:rFonts w:ascii="Times New Roman" w:eastAsia="KaiTi" w:hAnsi="Times New Roman" w:cs="Times New Roman" w:hint="eastAsia"/>
          <w:color w:val="auto"/>
          <w:sz w:val="24"/>
          <w:szCs w:val="24"/>
        </w:rPr>
        <w:t>月启动，</w:t>
      </w:r>
      <w:r w:rsidRPr="006B5246">
        <w:rPr>
          <w:rFonts w:ascii="Times New Roman" w:eastAsia="KaiTi" w:hAnsi="Times New Roman" w:cs="Times New Roman"/>
          <w:color w:val="auto"/>
          <w:sz w:val="24"/>
          <w:szCs w:val="24"/>
        </w:rPr>
        <w:t>2027</w:t>
      </w:r>
      <w:r w:rsidRPr="006B5246">
        <w:rPr>
          <w:rFonts w:ascii="Times New Roman" w:eastAsia="KaiTi" w:hAnsi="Times New Roman" w:cs="Times New Roman" w:hint="eastAsia"/>
          <w:color w:val="auto"/>
          <w:sz w:val="24"/>
          <w:szCs w:val="24"/>
        </w:rPr>
        <w:t>年</w:t>
      </w:r>
      <w:r w:rsidRPr="006B5246">
        <w:rPr>
          <w:rFonts w:ascii="Times New Roman" w:eastAsia="KaiTi" w:hAnsi="Times New Roman" w:cs="Times New Roman"/>
          <w:color w:val="auto"/>
          <w:sz w:val="24"/>
          <w:szCs w:val="24"/>
        </w:rPr>
        <w:t>8</w:t>
      </w:r>
      <w:r w:rsidRPr="006B5246">
        <w:rPr>
          <w:rFonts w:ascii="Times New Roman" w:eastAsia="KaiTi" w:hAnsi="Times New Roman" w:cs="Times New Roman" w:hint="eastAsia"/>
          <w:color w:val="auto"/>
          <w:sz w:val="24"/>
          <w:szCs w:val="24"/>
        </w:rPr>
        <w:t>月结束，总计</w:t>
      </w:r>
      <w:r w:rsidRPr="006B5246">
        <w:rPr>
          <w:rFonts w:ascii="Times New Roman" w:eastAsia="KaiTi" w:hAnsi="Times New Roman" w:cs="Times New Roman"/>
          <w:color w:val="auto"/>
          <w:sz w:val="24"/>
          <w:szCs w:val="24"/>
        </w:rPr>
        <w:t>24</w:t>
      </w:r>
      <w:r w:rsidRPr="006B5246">
        <w:rPr>
          <w:rFonts w:ascii="Times New Roman" w:eastAsia="KaiTi" w:hAnsi="Times New Roman" w:cs="Times New Roman" w:hint="eastAsia"/>
          <w:color w:val="auto"/>
          <w:sz w:val="24"/>
          <w:szCs w:val="24"/>
        </w:rPr>
        <w:t>个月</w:t>
      </w:r>
      <w:r w:rsidR="002A3D9B">
        <w:rPr>
          <w:rFonts w:ascii="Times New Roman" w:eastAsia="KaiTi" w:hAnsi="Times New Roman" w:cs="Times New Roman" w:hint="eastAsia"/>
          <w:color w:val="auto"/>
          <w:sz w:val="24"/>
          <w:szCs w:val="24"/>
        </w:rPr>
        <w:t>（</w:t>
      </w:r>
      <w:r w:rsidR="00015038">
        <w:rPr>
          <w:rFonts w:ascii="Times New Roman" w:eastAsia="KaiTi" w:hAnsi="Times New Roman" w:cs="Times New Roman" w:hint="eastAsia"/>
          <w:color w:val="auto"/>
          <w:sz w:val="24"/>
          <w:szCs w:val="24"/>
        </w:rPr>
        <w:t>若启动时间</w:t>
      </w:r>
      <w:r w:rsidR="00955906">
        <w:rPr>
          <w:rFonts w:ascii="Times New Roman" w:eastAsia="KaiTi" w:hAnsi="Times New Roman" w:cs="Times New Roman" w:hint="eastAsia"/>
          <w:color w:val="auto"/>
          <w:sz w:val="24"/>
          <w:szCs w:val="24"/>
        </w:rPr>
        <w:t>推</w:t>
      </w:r>
      <w:r w:rsidR="008366F2">
        <w:rPr>
          <w:rFonts w:ascii="Times New Roman" w:eastAsia="KaiTi" w:hAnsi="Times New Roman" w:cs="Times New Roman" w:hint="eastAsia"/>
          <w:color w:val="auto"/>
          <w:sz w:val="24"/>
          <w:szCs w:val="24"/>
        </w:rPr>
        <w:t>迟</w:t>
      </w:r>
      <w:r w:rsidR="00015038">
        <w:rPr>
          <w:rFonts w:ascii="Times New Roman" w:eastAsia="KaiTi" w:hAnsi="Times New Roman" w:cs="Times New Roman" w:hint="eastAsia"/>
          <w:color w:val="auto"/>
          <w:sz w:val="24"/>
          <w:szCs w:val="24"/>
        </w:rPr>
        <w:t>，则项目</w:t>
      </w:r>
      <w:r w:rsidR="002A3D9B">
        <w:rPr>
          <w:rFonts w:ascii="Times New Roman" w:eastAsia="KaiTi" w:hAnsi="Times New Roman" w:cs="Times New Roman" w:hint="eastAsia"/>
          <w:color w:val="auto"/>
          <w:sz w:val="24"/>
          <w:szCs w:val="24"/>
        </w:rPr>
        <w:t>结束时间</w:t>
      </w:r>
      <w:r w:rsidR="00955906">
        <w:rPr>
          <w:rFonts w:ascii="Times New Roman" w:eastAsia="KaiTi" w:hAnsi="Times New Roman" w:cs="Times New Roman" w:hint="eastAsia"/>
          <w:color w:val="auto"/>
          <w:sz w:val="24"/>
          <w:szCs w:val="24"/>
        </w:rPr>
        <w:t>也将</w:t>
      </w:r>
      <w:r w:rsidR="002A3D9B">
        <w:rPr>
          <w:rFonts w:ascii="Times New Roman" w:eastAsia="KaiTi" w:hAnsi="Times New Roman" w:cs="Times New Roman" w:hint="eastAsia"/>
          <w:color w:val="auto"/>
          <w:sz w:val="24"/>
          <w:szCs w:val="24"/>
        </w:rPr>
        <w:t>随</w:t>
      </w:r>
      <w:r w:rsidR="00955906">
        <w:rPr>
          <w:rFonts w:ascii="Times New Roman" w:eastAsia="KaiTi" w:hAnsi="Times New Roman" w:cs="Times New Roman" w:hint="eastAsia"/>
          <w:color w:val="auto"/>
          <w:sz w:val="24"/>
          <w:szCs w:val="24"/>
        </w:rPr>
        <w:t>之</w:t>
      </w:r>
      <w:r w:rsidR="00015038">
        <w:rPr>
          <w:rFonts w:ascii="Times New Roman" w:eastAsia="KaiTi" w:hAnsi="Times New Roman" w:cs="Times New Roman" w:hint="eastAsia"/>
          <w:color w:val="auto"/>
          <w:sz w:val="24"/>
          <w:szCs w:val="24"/>
        </w:rPr>
        <w:t>顺延）</w:t>
      </w:r>
      <w:r w:rsidRPr="006B5246">
        <w:rPr>
          <w:rFonts w:ascii="Times New Roman" w:eastAsia="KaiTi" w:hAnsi="Times New Roman" w:cs="Times New Roman" w:hint="eastAsia"/>
          <w:color w:val="auto"/>
          <w:sz w:val="24"/>
          <w:szCs w:val="24"/>
        </w:rPr>
        <w:t>。</w:t>
      </w:r>
      <w:r w:rsidR="00E66D1F">
        <w:rPr>
          <w:rFonts w:ascii="Times New Roman" w:eastAsia="KaiTi" w:hAnsi="Times New Roman" w:cs="Times New Roman" w:hint="eastAsia"/>
          <w:color w:val="auto"/>
          <w:sz w:val="24"/>
          <w:szCs w:val="24"/>
        </w:rPr>
        <w:t>阶段性</w:t>
      </w:r>
      <w:r w:rsidRPr="006B5246">
        <w:rPr>
          <w:rFonts w:ascii="Times New Roman" w:eastAsia="KaiTi" w:hAnsi="Times New Roman" w:cs="Times New Roman" w:hint="eastAsia"/>
          <w:color w:val="auto"/>
          <w:sz w:val="24"/>
          <w:szCs w:val="24"/>
        </w:rPr>
        <w:t>研究计划安排如下表所示：</w:t>
      </w:r>
    </w:p>
    <w:tbl>
      <w:tblPr>
        <w:tblW w:w="4822" w:type="pct"/>
        <w:jc w:val="center"/>
        <w:tblLook w:val="0000" w:firstRow="0" w:lastRow="0" w:firstColumn="0" w:lastColumn="0" w:noHBand="0" w:noVBand="0"/>
      </w:tblPr>
      <w:tblGrid>
        <w:gridCol w:w="2225"/>
        <w:gridCol w:w="5994"/>
      </w:tblGrid>
      <w:tr w:rsidR="004B7707" w:rsidRPr="0046573D" w14:paraId="06700B2D" w14:textId="77777777" w:rsidTr="00DB1EE5">
        <w:trPr>
          <w:trHeight w:val="513"/>
          <w:jc w:val="center"/>
        </w:trPr>
        <w:tc>
          <w:tcPr>
            <w:tcW w:w="2225" w:type="dxa"/>
            <w:tcBorders>
              <w:top w:val="single" w:sz="4" w:space="0" w:color="auto"/>
              <w:left w:val="nil"/>
              <w:bottom w:val="single" w:sz="4" w:space="0" w:color="auto"/>
              <w:right w:val="nil"/>
            </w:tcBorders>
            <w:noWrap/>
            <w:vAlign w:val="center"/>
          </w:tcPr>
          <w:p w14:paraId="22EB3F74" w14:textId="77777777" w:rsidR="004B7707" w:rsidRPr="00C5186E" w:rsidRDefault="004B7707" w:rsidP="000F33B0">
            <w:pPr>
              <w:jc w:val="center"/>
              <w:rPr>
                <w:rFonts w:ascii="Times New Roman" w:eastAsia="KaiTi" w:hAnsi="Times New Roman" w:cs="Times New Roman"/>
                <w:b/>
                <w:bCs/>
                <w:color w:val="auto"/>
                <w:sz w:val="24"/>
                <w:szCs w:val="24"/>
              </w:rPr>
            </w:pPr>
            <w:r w:rsidRPr="00C5186E">
              <w:rPr>
                <w:rFonts w:ascii="Times New Roman" w:eastAsia="KaiTi" w:hAnsi="Times New Roman" w:cs="Times New Roman"/>
                <w:b/>
                <w:bCs/>
                <w:color w:val="auto"/>
                <w:sz w:val="24"/>
                <w:szCs w:val="24"/>
              </w:rPr>
              <w:t>时间</w:t>
            </w:r>
          </w:p>
        </w:tc>
        <w:tc>
          <w:tcPr>
            <w:tcW w:w="5994" w:type="dxa"/>
            <w:tcBorders>
              <w:top w:val="single" w:sz="4" w:space="0" w:color="auto"/>
              <w:left w:val="nil"/>
              <w:bottom w:val="single" w:sz="4" w:space="0" w:color="auto"/>
              <w:right w:val="nil"/>
            </w:tcBorders>
            <w:noWrap/>
            <w:vAlign w:val="center"/>
          </w:tcPr>
          <w:p w14:paraId="35EDFF83" w14:textId="4C7380E0" w:rsidR="004B7707" w:rsidRPr="00C5186E" w:rsidRDefault="00A621A6" w:rsidP="000F33B0">
            <w:pPr>
              <w:jc w:val="center"/>
              <w:rPr>
                <w:rFonts w:ascii="Times New Roman" w:eastAsia="KaiTi" w:hAnsi="Times New Roman" w:cs="Times New Roman"/>
                <w:b/>
                <w:bCs/>
                <w:color w:val="auto"/>
                <w:sz w:val="24"/>
                <w:szCs w:val="24"/>
              </w:rPr>
            </w:pPr>
            <w:r>
              <w:rPr>
                <w:rFonts w:ascii="Times New Roman" w:eastAsia="KaiTi" w:hAnsi="Times New Roman" w:cs="Times New Roman" w:hint="eastAsia"/>
                <w:b/>
                <w:bCs/>
                <w:color w:val="auto"/>
                <w:sz w:val="24"/>
                <w:szCs w:val="24"/>
              </w:rPr>
              <w:t>当前</w:t>
            </w:r>
            <w:r w:rsidR="000F33B0" w:rsidRPr="00C5186E">
              <w:rPr>
                <w:rFonts w:ascii="Times New Roman" w:eastAsia="KaiTi" w:hAnsi="Times New Roman" w:cs="Times New Roman"/>
                <w:b/>
                <w:bCs/>
                <w:color w:val="auto"/>
                <w:sz w:val="24"/>
                <w:szCs w:val="24"/>
              </w:rPr>
              <w:t>阶段</w:t>
            </w:r>
            <w:r w:rsidR="004B7707" w:rsidRPr="00C5186E">
              <w:rPr>
                <w:rFonts w:ascii="Times New Roman" w:eastAsia="KaiTi" w:hAnsi="Times New Roman" w:cs="Times New Roman"/>
                <w:b/>
                <w:bCs/>
                <w:color w:val="auto"/>
                <w:sz w:val="24"/>
                <w:szCs w:val="24"/>
              </w:rPr>
              <w:t>研究计划</w:t>
            </w:r>
          </w:p>
        </w:tc>
      </w:tr>
      <w:tr w:rsidR="00091892" w:rsidRPr="0046573D" w14:paraId="036DD4F2" w14:textId="77777777" w:rsidTr="00DB1EE5">
        <w:trPr>
          <w:trHeight w:val="646"/>
          <w:jc w:val="center"/>
        </w:trPr>
        <w:tc>
          <w:tcPr>
            <w:tcW w:w="2225" w:type="dxa"/>
            <w:tcBorders>
              <w:top w:val="nil"/>
              <w:left w:val="nil"/>
              <w:bottom w:val="nil"/>
              <w:right w:val="nil"/>
            </w:tcBorders>
            <w:noWrap/>
          </w:tcPr>
          <w:p w14:paraId="0DB6FCD4" w14:textId="77777777" w:rsidR="0000744C" w:rsidRPr="00DB34F5" w:rsidRDefault="0000744C" w:rsidP="00C667FC">
            <w:pPr>
              <w:jc w:val="center"/>
              <w:rPr>
                <w:rFonts w:ascii="Times New Roman" w:eastAsia="KaiTi" w:hAnsi="Times New Roman" w:cs="Times New Roman"/>
                <w:b/>
                <w:bCs/>
                <w:color w:val="auto"/>
                <w:sz w:val="24"/>
                <w:szCs w:val="24"/>
              </w:rPr>
            </w:pPr>
          </w:p>
          <w:p w14:paraId="1E465989" w14:textId="52AE8F29" w:rsidR="00091892" w:rsidRPr="00DB34F5" w:rsidRDefault="00091892" w:rsidP="00C667FC">
            <w:pPr>
              <w:jc w:val="center"/>
              <w:rPr>
                <w:rFonts w:ascii="Times New Roman" w:eastAsia="KaiTi" w:hAnsi="Times New Roman" w:cs="Times New Roman"/>
                <w:b/>
                <w:bCs/>
                <w:color w:val="auto"/>
                <w:sz w:val="24"/>
                <w:szCs w:val="24"/>
              </w:rPr>
            </w:pPr>
            <w:r w:rsidRPr="00DB34F5">
              <w:rPr>
                <w:rFonts w:ascii="Times New Roman" w:eastAsia="KaiTi" w:hAnsi="Times New Roman" w:cs="Times New Roman" w:hint="eastAsia"/>
                <w:b/>
                <w:bCs/>
                <w:color w:val="auto"/>
                <w:sz w:val="24"/>
                <w:szCs w:val="24"/>
              </w:rPr>
              <w:t>第一年</w:t>
            </w:r>
          </w:p>
        </w:tc>
        <w:tc>
          <w:tcPr>
            <w:tcW w:w="5994" w:type="dxa"/>
            <w:tcBorders>
              <w:top w:val="nil"/>
              <w:left w:val="nil"/>
              <w:bottom w:val="nil"/>
              <w:right w:val="nil"/>
            </w:tcBorders>
          </w:tcPr>
          <w:p w14:paraId="72E95D4C" w14:textId="77777777" w:rsidR="0000744C" w:rsidRPr="00DB34F5" w:rsidRDefault="0000744C" w:rsidP="00C667FC">
            <w:pPr>
              <w:jc w:val="center"/>
              <w:rPr>
                <w:rFonts w:ascii="Times New Roman" w:eastAsia="KaiTi" w:hAnsi="Times New Roman" w:cs="Times New Roman"/>
                <w:b/>
                <w:bCs/>
                <w:color w:val="auto"/>
                <w:sz w:val="24"/>
                <w:szCs w:val="24"/>
              </w:rPr>
            </w:pPr>
          </w:p>
          <w:p w14:paraId="0BE5A168" w14:textId="400DF7D4" w:rsidR="00091892" w:rsidRPr="00DB34F5" w:rsidRDefault="003C424E" w:rsidP="00C667FC">
            <w:pPr>
              <w:jc w:val="center"/>
              <w:rPr>
                <w:rFonts w:ascii="Times New Roman" w:eastAsia="KaiTi" w:hAnsi="Times New Roman" w:cs="Times New Roman"/>
                <w:b/>
                <w:bCs/>
                <w:color w:val="auto"/>
                <w:sz w:val="24"/>
                <w:szCs w:val="24"/>
              </w:rPr>
            </w:pPr>
            <w:r w:rsidRPr="00DB34F5">
              <w:rPr>
                <w:rFonts w:ascii="Times New Roman" w:eastAsia="KaiTi" w:hAnsi="Times New Roman" w:cs="Times New Roman" w:hint="eastAsia"/>
                <w:b/>
                <w:bCs/>
                <w:color w:val="auto"/>
                <w:sz w:val="24"/>
                <w:szCs w:val="24"/>
              </w:rPr>
              <w:t>数据处理、核心流程开发与初步分析</w:t>
            </w:r>
          </w:p>
        </w:tc>
      </w:tr>
      <w:tr w:rsidR="004B7707" w:rsidRPr="0046573D" w14:paraId="2B6332AC" w14:textId="77777777" w:rsidTr="009C299F">
        <w:trPr>
          <w:trHeight w:val="2511"/>
          <w:jc w:val="center"/>
        </w:trPr>
        <w:tc>
          <w:tcPr>
            <w:tcW w:w="2225" w:type="dxa"/>
            <w:tcBorders>
              <w:top w:val="nil"/>
              <w:left w:val="nil"/>
              <w:bottom w:val="nil"/>
              <w:right w:val="nil"/>
            </w:tcBorders>
            <w:noWrap/>
          </w:tcPr>
          <w:p w14:paraId="786ECFCA" w14:textId="77777777" w:rsidR="0000744C" w:rsidRDefault="0000744C" w:rsidP="00561A58">
            <w:pPr>
              <w:rPr>
                <w:rFonts w:ascii="Times New Roman" w:eastAsia="KaiTi" w:hAnsi="Times New Roman" w:cs="Times New Roman"/>
                <w:color w:val="auto"/>
                <w:sz w:val="24"/>
                <w:szCs w:val="24"/>
              </w:rPr>
            </w:pPr>
          </w:p>
          <w:p w14:paraId="136974DF" w14:textId="7DAD3247" w:rsidR="004B7707" w:rsidRPr="0046573D" w:rsidRDefault="00236E1B" w:rsidP="00561A58">
            <w:pPr>
              <w:rPr>
                <w:rFonts w:ascii="Times New Roman" w:eastAsia="KaiTi" w:hAnsi="Times New Roman" w:cs="Times New Roman"/>
                <w:color w:val="auto"/>
                <w:sz w:val="24"/>
                <w:szCs w:val="24"/>
              </w:rPr>
            </w:pPr>
            <w:r w:rsidRPr="00236E1B">
              <w:rPr>
                <w:rFonts w:ascii="Times New Roman" w:eastAsia="KaiTi" w:hAnsi="Times New Roman" w:cs="Times New Roman"/>
                <w:color w:val="auto"/>
                <w:sz w:val="24"/>
                <w:szCs w:val="24"/>
              </w:rPr>
              <w:t>2025.08 – 2026.01</w:t>
            </w:r>
          </w:p>
        </w:tc>
        <w:tc>
          <w:tcPr>
            <w:tcW w:w="5994" w:type="dxa"/>
            <w:tcBorders>
              <w:top w:val="nil"/>
              <w:left w:val="nil"/>
              <w:bottom w:val="nil"/>
              <w:right w:val="nil"/>
            </w:tcBorders>
          </w:tcPr>
          <w:p w14:paraId="16506C3A" w14:textId="77777777" w:rsidR="0000744C" w:rsidRDefault="0000744C" w:rsidP="0000744C">
            <w:pPr>
              <w:pStyle w:val="ListParagraph"/>
              <w:ind w:left="420"/>
              <w:rPr>
                <w:rFonts w:ascii="Times New Roman" w:eastAsia="KaiTi" w:hAnsi="Times New Roman" w:cs="Times New Roman"/>
                <w:color w:val="auto"/>
                <w:sz w:val="24"/>
                <w:szCs w:val="24"/>
              </w:rPr>
            </w:pPr>
          </w:p>
          <w:p w14:paraId="35D85A3D" w14:textId="6122FCFD" w:rsidR="0048521B" w:rsidRPr="00065958" w:rsidRDefault="0048521B" w:rsidP="00065958">
            <w:pPr>
              <w:pStyle w:val="ListParagraph"/>
              <w:numPr>
                <w:ilvl w:val="0"/>
                <w:numId w:val="5"/>
              </w:numPr>
              <w:rPr>
                <w:rFonts w:ascii="Times New Roman" w:eastAsia="KaiTi" w:hAnsi="Times New Roman" w:cs="Times New Roman"/>
                <w:color w:val="auto"/>
                <w:sz w:val="24"/>
                <w:szCs w:val="24"/>
              </w:rPr>
            </w:pPr>
            <w:r w:rsidRPr="00065958">
              <w:rPr>
                <w:rFonts w:ascii="Times New Roman" w:eastAsia="KaiTi" w:hAnsi="Times New Roman" w:cs="Times New Roman"/>
                <w:color w:val="auto"/>
                <w:sz w:val="24"/>
                <w:szCs w:val="24"/>
              </w:rPr>
              <w:t>DOCK8</w:t>
            </w:r>
            <w:r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缺陷患者宏基因组测序数据的收集、质控与预处理。</w:t>
            </w:r>
          </w:p>
          <w:p w14:paraId="480AB2B2" w14:textId="402230F4" w:rsidR="0048521B" w:rsidRPr="00065958" w:rsidRDefault="0048521B" w:rsidP="00065958">
            <w:pPr>
              <w:pStyle w:val="ListParagraph"/>
              <w:numPr>
                <w:ilvl w:val="0"/>
                <w:numId w:val="5"/>
              </w:numPr>
              <w:rPr>
                <w:rFonts w:ascii="Times New Roman" w:eastAsia="KaiTi" w:hAnsi="Times New Roman" w:cs="Times New Roman"/>
                <w:color w:val="auto"/>
                <w:sz w:val="24"/>
                <w:szCs w:val="24"/>
              </w:rPr>
            </w:pPr>
            <w:r w:rsidRPr="00065958">
              <w:rPr>
                <w:rFonts w:ascii="Times New Roman" w:eastAsia="KaiTi" w:hAnsi="Times New Roman" w:cs="Times New Roman" w:hint="eastAsia"/>
                <w:color w:val="auto"/>
                <w:sz w:val="24"/>
                <w:szCs w:val="24"/>
              </w:rPr>
              <w:t>开发稳健、可重复的高分辨率</w:t>
            </w:r>
            <w:r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HPV</w:t>
            </w:r>
            <w:r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单倍型基因组重建流程（研究内容</w:t>
            </w:r>
            <w:r w:rsidR="003F4D96">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2.1.1</w:t>
            </w:r>
            <w:r w:rsidRPr="00065958">
              <w:rPr>
                <w:rFonts w:ascii="Times New Roman" w:eastAsia="KaiTi" w:hAnsi="Times New Roman" w:cs="Times New Roman" w:hint="eastAsia"/>
                <w:color w:val="auto"/>
                <w:sz w:val="24"/>
                <w:szCs w:val="24"/>
              </w:rPr>
              <w:t>）</w:t>
            </w:r>
          </w:p>
          <w:p w14:paraId="4FB55957" w14:textId="7ABCC5B9" w:rsidR="004B7707" w:rsidRPr="00065958" w:rsidRDefault="0048521B" w:rsidP="00065958">
            <w:pPr>
              <w:pStyle w:val="ListParagraph"/>
              <w:numPr>
                <w:ilvl w:val="0"/>
                <w:numId w:val="5"/>
              </w:numPr>
              <w:rPr>
                <w:rFonts w:ascii="Times New Roman" w:eastAsia="KaiTi" w:hAnsi="Times New Roman" w:cs="Times New Roman"/>
                <w:color w:val="auto"/>
                <w:sz w:val="24"/>
                <w:szCs w:val="24"/>
              </w:rPr>
            </w:pPr>
            <w:r w:rsidRPr="00065958">
              <w:rPr>
                <w:rFonts w:ascii="Times New Roman" w:eastAsia="KaiTi" w:hAnsi="Times New Roman" w:cs="Times New Roman" w:hint="eastAsia"/>
                <w:color w:val="auto"/>
                <w:sz w:val="24"/>
                <w:szCs w:val="24"/>
              </w:rPr>
              <w:t>开发并测试直接基于上游测序数据的</w:t>
            </w:r>
            <w:r w:rsidR="00894C7B" w:rsidRPr="00065958">
              <w:rPr>
                <w:rFonts w:ascii="Times New Roman" w:eastAsia="KaiTi" w:hAnsi="Times New Roman" w:cs="Times New Roman" w:hint="eastAsia"/>
                <w:color w:val="auto"/>
                <w:sz w:val="24"/>
                <w:szCs w:val="24"/>
              </w:rPr>
              <w:t xml:space="preserve"> </w:t>
            </w:r>
            <w:r w:rsidR="00894C7B" w:rsidRPr="00065958">
              <w:rPr>
                <w:rFonts w:ascii="Times New Roman" w:eastAsia="KaiTi" w:hAnsi="Times New Roman" w:cs="Times New Roman"/>
                <w:color w:val="auto"/>
                <w:sz w:val="24"/>
                <w:szCs w:val="24"/>
              </w:rPr>
              <w:t>HPV</w:t>
            </w:r>
            <w:r w:rsidR="00894C7B"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单核苷酸突变图谱构建流程（研究内容</w:t>
            </w:r>
            <w:r w:rsidR="003F4D96">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2.1.2</w:t>
            </w:r>
            <w:r w:rsidRPr="00065958">
              <w:rPr>
                <w:rFonts w:ascii="Times New Roman" w:eastAsia="KaiTi" w:hAnsi="Times New Roman" w:cs="Times New Roman" w:hint="eastAsia"/>
                <w:color w:val="auto"/>
                <w:sz w:val="24"/>
                <w:szCs w:val="24"/>
              </w:rPr>
              <w:t>）</w:t>
            </w:r>
          </w:p>
          <w:p w14:paraId="7B313FA2" w14:textId="77777777" w:rsidR="004B7707" w:rsidRPr="0046573D" w:rsidRDefault="004B7707" w:rsidP="00561A58">
            <w:pPr>
              <w:rPr>
                <w:rFonts w:ascii="Times New Roman" w:eastAsia="KaiTi" w:hAnsi="Times New Roman" w:cs="Times New Roman"/>
                <w:color w:val="auto"/>
                <w:sz w:val="24"/>
                <w:szCs w:val="24"/>
              </w:rPr>
            </w:pPr>
          </w:p>
        </w:tc>
      </w:tr>
      <w:tr w:rsidR="004B7707" w:rsidRPr="0046573D" w14:paraId="05360591" w14:textId="77777777" w:rsidTr="004365B8">
        <w:trPr>
          <w:trHeight w:val="2915"/>
          <w:jc w:val="center"/>
        </w:trPr>
        <w:tc>
          <w:tcPr>
            <w:tcW w:w="2225" w:type="dxa"/>
            <w:tcBorders>
              <w:top w:val="nil"/>
              <w:left w:val="nil"/>
              <w:bottom w:val="nil"/>
              <w:right w:val="nil"/>
            </w:tcBorders>
            <w:noWrap/>
          </w:tcPr>
          <w:p w14:paraId="179BBDE3" w14:textId="7A24B416" w:rsidR="004B7707" w:rsidRPr="0046573D" w:rsidRDefault="001658A8" w:rsidP="00561A58">
            <w:pPr>
              <w:rPr>
                <w:rFonts w:ascii="Times New Roman" w:eastAsia="KaiTi" w:hAnsi="Times New Roman" w:cs="Times New Roman"/>
                <w:color w:val="auto"/>
                <w:sz w:val="24"/>
                <w:szCs w:val="24"/>
              </w:rPr>
            </w:pPr>
            <w:r w:rsidRPr="001658A8">
              <w:rPr>
                <w:rFonts w:ascii="Times New Roman" w:eastAsia="KaiTi" w:hAnsi="Times New Roman" w:cs="Times New Roman"/>
                <w:color w:val="auto"/>
                <w:sz w:val="24"/>
                <w:szCs w:val="24"/>
              </w:rPr>
              <w:t>2026.02 – 2026.07</w:t>
            </w:r>
          </w:p>
        </w:tc>
        <w:tc>
          <w:tcPr>
            <w:tcW w:w="5994" w:type="dxa"/>
            <w:tcBorders>
              <w:top w:val="nil"/>
              <w:left w:val="nil"/>
              <w:bottom w:val="nil"/>
              <w:right w:val="nil"/>
            </w:tcBorders>
          </w:tcPr>
          <w:p w14:paraId="034A7925" w14:textId="00B15211" w:rsidR="001658A8" w:rsidRPr="00065958" w:rsidRDefault="001658A8" w:rsidP="00065958">
            <w:pPr>
              <w:pStyle w:val="ListParagraph"/>
              <w:numPr>
                <w:ilvl w:val="0"/>
                <w:numId w:val="4"/>
              </w:numPr>
              <w:rPr>
                <w:rFonts w:ascii="Times New Roman" w:eastAsia="KaiTi" w:hAnsi="Times New Roman" w:cs="Times New Roman"/>
                <w:color w:val="auto"/>
                <w:sz w:val="24"/>
                <w:szCs w:val="24"/>
              </w:rPr>
            </w:pPr>
            <w:r w:rsidRPr="00065958">
              <w:rPr>
                <w:rFonts w:ascii="Times New Roman" w:eastAsia="KaiTi" w:hAnsi="Times New Roman" w:cs="Times New Roman" w:hint="eastAsia"/>
                <w:color w:val="auto"/>
                <w:sz w:val="24"/>
                <w:szCs w:val="24"/>
              </w:rPr>
              <w:t>应用流程完成所有样本的</w:t>
            </w:r>
            <w:r w:rsidR="00B77C3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HPV</w:t>
            </w:r>
            <w:r w:rsidR="00B77C3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单倍型基因组重建，获得高质量的</w:t>
            </w:r>
            <w:r w:rsidR="00B77C3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HPV</w:t>
            </w:r>
            <w:r w:rsidR="00B77C3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单倍型基因组集合。</w:t>
            </w:r>
          </w:p>
          <w:p w14:paraId="5B16266E" w14:textId="36FA362E" w:rsidR="001658A8" w:rsidRPr="00065958" w:rsidRDefault="001658A8" w:rsidP="00065958">
            <w:pPr>
              <w:pStyle w:val="ListParagraph"/>
              <w:numPr>
                <w:ilvl w:val="0"/>
                <w:numId w:val="4"/>
              </w:numPr>
              <w:rPr>
                <w:rFonts w:ascii="Times New Roman" w:eastAsia="KaiTi" w:hAnsi="Times New Roman" w:cs="Times New Roman"/>
                <w:color w:val="auto"/>
                <w:sz w:val="24"/>
                <w:szCs w:val="24"/>
              </w:rPr>
            </w:pPr>
            <w:r w:rsidRPr="00065958">
              <w:rPr>
                <w:rFonts w:ascii="Times New Roman" w:eastAsia="KaiTi" w:hAnsi="Times New Roman" w:cs="Times New Roman" w:hint="eastAsia"/>
                <w:color w:val="auto"/>
                <w:sz w:val="24"/>
                <w:szCs w:val="24"/>
              </w:rPr>
              <w:t>构建高质量皮肤</w:t>
            </w:r>
            <w:r w:rsidR="00B91491" w:rsidRPr="00065958">
              <w:rPr>
                <w:rFonts w:ascii="Times New Roman" w:eastAsia="KaiTi" w:hAnsi="Times New Roman" w:cs="Times New Roman" w:hint="eastAsia"/>
                <w:color w:val="auto"/>
                <w:sz w:val="24"/>
                <w:szCs w:val="24"/>
              </w:rPr>
              <w:t>共生低危型</w:t>
            </w:r>
            <w:r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HPV</w:t>
            </w:r>
            <w:r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基因组数据库</w:t>
            </w:r>
            <w:r w:rsidR="002F7E32" w:rsidRPr="00065958">
              <w:rPr>
                <w:rFonts w:ascii="Times New Roman" w:eastAsia="KaiTi" w:hAnsi="Times New Roman" w:cs="Times New Roman" w:hint="eastAsia"/>
                <w:color w:val="auto"/>
                <w:sz w:val="24"/>
                <w:szCs w:val="24"/>
              </w:rPr>
              <w:t xml:space="preserve"> </w:t>
            </w:r>
            <w:r w:rsidR="00CC51AE">
              <w:rPr>
                <w:rFonts w:ascii="Times New Roman" w:eastAsia="KaiTi" w:hAnsi="Times New Roman" w:cs="Times New Roman" w:hint="eastAsia"/>
                <w:color w:val="auto"/>
                <w:sz w:val="24"/>
                <w:szCs w:val="24"/>
              </w:rPr>
              <w:t>v</w:t>
            </w:r>
            <w:r w:rsidRPr="00065958">
              <w:rPr>
                <w:rFonts w:ascii="Times New Roman" w:eastAsia="KaiTi" w:hAnsi="Times New Roman" w:cs="Times New Roman"/>
                <w:color w:val="auto"/>
                <w:sz w:val="24"/>
                <w:szCs w:val="24"/>
              </w:rPr>
              <w:t>1.0</w:t>
            </w:r>
            <w:r w:rsidRPr="00065958">
              <w:rPr>
                <w:rFonts w:ascii="Times New Roman" w:eastAsia="KaiTi" w:hAnsi="Times New Roman" w:cs="Times New Roman" w:hint="eastAsia"/>
                <w:color w:val="auto"/>
                <w:sz w:val="24"/>
                <w:szCs w:val="24"/>
              </w:rPr>
              <w:t>（研究内容</w:t>
            </w:r>
            <w:r w:rsidR="003F4D96">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2.1.1</w:t>
            </w:r>
            <w:r w:rsidRPr="00065958">
              <w:rPr>
                <w:rFonts w:ascii="Times New Roman" w:eastAsia="KaiTi" w:hAnsi="Times New Roman" w:cs="Times New Roman" w:hint="eastAsia"/>
                <w:color w:val="auto"/>
                <w:sz w:val="24"/>
                <w:szCs w:val="24"/>
              </w:rPr>
              <w:t>）</w:t>
            </w:r>
          </w:p>
          <w:p w14:paraId="7BCD2752" w14:textId="37FD52CF" w:rsidR="001658A8" w:rsidRPr="00065958" w:rsidRDefault="001658A8" w:rsidP="00065958">
            <w:pPr>
              <w:pStyle w:val="ListParagraph"/>
              <w:numPr>
                <w:ilvl w:val="0"/>
                <w:numId w:val="4"/>
              </w:numPr>
              <w:rPr>
                <w:rFonts w:ascii="Times New Roman" w:eastAsia="KaiTi" w:hAnsi="Times New Roman" w:cs="Times New Roman"/>
                <w:color w:val="auto"/>
                <w:sz w:val="24"/>
                <w:szCs w:val="24"/>
              </w:rPr>
            </w:pPr>
            <w:r w:rsidRPr="00065958">
              <w:rPr>
                <w:rFonts w:ascii="Times New Roman" w:eastAsia="KaiTi" w:hAnsi="Times New Roman" w:cs="Times New Roman" w:hint="eastAsia"/>
                <w:color w:val="auto"/>
                <w:sz w:val="24"/>
                <w:szCs w:val="24"/>
              </w:rPr>
              <w:t>对宿主内</w:t>
            </w:r>
            <w:r w:rsidR="00B77C3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HPV</w:t>
            </w:r>
            <w:r w:rsidR="00B77C3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进化动态进行初步定量化表征，并与临床元数据进行初步关联分析（研究内容</w:t>
            </w:r>
            <w:r w:rsidR="003F4D96">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2.1.4</w:t>
            </w:r>
            <w:r w:rsidRPr="00065958">
              <w:rPr>
                <w:rFonts w:ascii="Times New Roman" w:eastAsia="KaiTi" w:hAnsi="Times New Roman" w:cs="Times New Roman" w:hint="eastAsia"/>
                <w:color w:val="auto"/>
                <w:sz w:val="24"/>
                <w:szCs w:val="24"/>
              </w:rPr>
              <w:t>）</w:t>
            </w:r>
          </w:p>
          <w:p w14:paraId="06B72907" w14:textId="0C5EAFB6" w:rsidR="004B7707" w:rsidRPr="00065958" w:rsidRDefault="001658A8" w:rsidP="00065958">
            <w:pPr>
              <w:pStyle w:val="ListParagraph"/>
              <w:numPr>
                <w:ilvl w:val="0"/>
                <w:numId w:val="4"/>
              </w:numPr>
              <w:rPr>
                <w:rFonts w:ascii="Times New Roman" w:eastAsia="KaiTi" w:hAnsi="Times New Roman" w:cs="Times New Roman"/>
                <w:color w:val="auto"/>
                <w:sz w:val="24"/>
                <w:szCs w:val="24"/>
              </w:rPr>
            </w:pPr>
            <w:r w:rsidRPr="00065958">
              <w:rPr>
                <w:rFonts w:ascii="Times New Roman" w:eastAsia="KaiTi" w:hAnsi="Times New Roman" w:cs="Times New Roman" w:hint="eastAsia"/>
                <w:color w:val="auto"/>
                <w:sz w:val="24"/>
                <w:szCs w:val="24"/>
              </w:rPr>
              <w:t>对</w:t>
            </w:r>
            <w:r w:rsidR="00D8510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APOBEC3</w:t>
            </w:r>
            <w:r w:rsidR="00D8510D" w:rsidRPr="00065958">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hint="eastAsia"/>
                <w:color w:val="auto"/>
                <w:sz w:val="24"/>
                <w:szCs w:val="24"/>
              </w:rPr>
              <w:t>的突变印记进行初步识别与</w:t>
            </w:r>
            <w:r w:rsidR="00200BDF" w:rsidRPr="00065958">
              <w:rPr>
                <w:rFonts w:ascii="Times New Roman" w:eastAsia="KaiTi" w:hAnsi="Times New Roman" w:cs="Times New Roman" w:hint="eastAsia"/>
                <w:color w:val="auto"/>
                <w:sz w:val="24"/>
                <w:szCs w:val="24"/>
              </w:rPr>
              <w:t>编辑频率的</w:t>
            </w:r>
            <w:r w:rsidRPr="00065958">
              <w:rPr>
                <w:rFonts w:ascii="Times New Roman" w:eastAsia="KaiTi" w:hAnsi="Times New Roman" w:cs="Times New Roman" w:hint="eastAsia"/>
                <w:color w:val="auto"/>
                <w:sz w:val="24"/>
                <w:szCs w:val="24"/>
              </w:rPr>
              <w:t>量化（研究内容</w:t>
            </w:r>
            <w:r w:rsidR="003F4D96">
              <w:rPr>
                <w:rFonts w:ascii="Times New Roman" w:eastAsia="KaiTi" w:hAnsi="Times New Roman" w:cs="Times New Roman" w:hint="eastAsia"/>
                <w:color w:val="auto"/>
                <w:sz w:val="24"/>
                <w:szCs w:val="24"/>
              </w:rPr>
              <w:t xml:space="preserve"> </w:t>
            </w:r>
            <w:r w:rsidRPr="00065958">
              <w:rPr>
                <w:rFonts w:ascii="Times New Roman" w:eastAsia="KaiTi" w:hAnsi="Times New Roman" w:cs="Times New Roman"/>
                <w:color w:val="auto"/>
                <w:sz w:val="24"/>
                <w:szCs w:val="24"/>
              </w:rPr>
              <w:t>2.1.6</w:t>
            </w:r>
            <w:r w:rsidRPr="00065958">
              <w:rPr>
                <w:rFonts w:ascii="Times New Roman" w:eastAsia="KaiTi" w:hAnsi="Times New Roman" w:cs="Times New Roman" w:hint="eastAsia"/>
                <w:color w:val="auto"/>
                <w:sz w:val="24"/>
                <w:szCs w:val="24"/>
              </w:rPr>
              <w:t>）</w:t>
            </w:r>
          </w:p>
          <w:p w14:paraId="74CA0530" w14:textId="086A7213" w:rsidR="009E075C" w:rsidRPr="0046573D" w:rsidRDefault="009E075C" w:rsidP="001658A8">
            <w:pPr>
              <w:rPr>
                <w:rFonts w:ascii="Times New Roman" w:eastAsia="KaiTi" w:hAnsi="Times New Roman" w:cs="Times New Roman"/>
                <w:color w:val="auto"/>
                <w:sz w:val="24"/>
                <w:szCs w:val="24"/>
              </w:rPr>
            </w:pPr>
          </w:p>
        </w:tc>
      </w:tr>
      <w:tr w:rsidR="004B7707" w:rsidRPr="0046573D" w14:paraId="0017A0B7" w14:textId="77777777" w:rsidTr="00DB1EE5">
        <w:trPr>
          <w:trHeight w:val="675"/>
          <w:jc w:val="center"/>
        </w:trPr>
        <w:tc>
          <w:tcPr>
            <w:tcW w:w="2225" w:type="dxa"/>
            <w:tcBorders>
              <w:top w:val="nil"/>
              <w:left w:val="nil"/>
              <w:bottom w:val="nil"/>
              <w:right w:val="nil"/>
            </w:tcBorders>
            <w:noWrap/>
          </w:tcPr>
          <w:p w14:paraId="04803A36" w14:textId="05154BFC" w:rsidR="004B7707" w:rsidRPr="00DB34F5" w:rsidRDefault="000D6450" w:rsidP="00C667FC">
            <w:pPr>
              <w:jc w:val="center"/>
              <w:rPr>
                <w:rFonts w:ascii="Times New Roman" w:eastAsia="KaiTi" w:hAnsi="Times New Roman" w:cs="Times New Roman"/>
                <w:b/>
                <w:bCs/>
                <w:color w:val="auto"/>
                <w:sz w:val="24"/>
                <w:szCs w:val="24"/>
              </w:rPr>
            </w:pPr>
            <w:r w:rsidRPr="00DB34F5">
              <w:rPr>
                <w:rFonts w:ascii="Times New Roman" w:eastAsia="KaiTi" w:hAnsi="Times New Roman" w:cs="Times New Roman" w:hint="eastAsia"/>
                <w:b/>
                <w:bCs/>
                <w:color w:val="auto"/>
                <w:sz w:val="24"/>
                <w:szCs w:val="24"/>
              </w:rPr>
              <w:t>第二年</w:t>
            </w:r>
          </w:p>
        </w:tc>
        <w:tc>
          <w:tcPr>
            <w:tcW w:w="5994" w:type="dxa"/>
            <w:tcBorders>
              <w:top w:val="nil"/>
              <w:left w:val="nil"/>
              <w:bottom w:val="nil"/>
              <w:right w:val="nil"/>
            </w:tcBorders>
          </w:tcPr>
          <w:p w14:paraId="4645D560" w14:textId="6E0AD126" w:rsidR="00C667FC" w:rsidRPr="00DB34F5" w:rsidRDefault="00C667FC" w:rsidP="00C667FC">
            <w:pPr>
              <w:jc w:val="center"/>
              <w:rPr>
                <w:rFonts w:ascii="Times New Roman" w:eastAsia="KaiTi" w:hAnsi="Times New Roman" w:cs="Times New Roman"/>
                <w:b/>
                <w:bCs/>
                <w:color w:val="auto"/>
                <w:sz w:val="24"/>
                <w:szCs w:val="24"/>
              </w:rPr>
            </w:pPr>
            <w:r w:rsidRPr="00DB34F5">
              <w:rPr>
                <w:rFonts w:ascii="Times New Roman" w:eastAsia="KaiTi" w:hAnsi="Times New Roman" w:cs="Times New Roman" w:hint="eastAsia"/>
                <w:b/>
                <w:bCs/>
                <w:color w:val="auto"/>
                <w:sz w:val="24"/>
                <w:szCs w:val="24"/>
              </w:rPr>
              <w:t>深度建模、纵向分析与成果产出</w:t>
            </w:r>
          </w:p>
        </w:tc>
      </w:tr>
      <w:tr w:rsidR="004B7707" w:rsidRPr="0046573D" w14:paraId="2A7717C8" w14:textId="77777777" w:rsidTr="00DB1EE5">
        <w:trPr>
          <w:trHeight w:val="20"/>
          <w:jc w:val="center"/>
        </w:trPr>
        <w:tc>
          <w:tcPr>
            <w:tcW w:w="2225" w:type="dxa"/>
            <w:tcBorders>
              <w:top w:val="nil"/>
              <w:left w:val="nil"/>
              <w:bottom w:val="nil"/>
              <w:right w:val="nil"/>
            </w:tcBorders>
            <w:noWrap/>
          </w:tcPr>
          <w:p w14:paraId="257D41FB" w14:textId="3EB29A1E" w:rsidR="004B7707" w:rsidRPr="0046573D" w:rsidRDefault="00F66FBA" w:rsidP="00561A58">
            <w:pPr>
              <w:rPr>
                <w:rFonts w:ascii="Times New Roman" w:eastAsia="KaiTi" w:hAnsi="Times New Roman" w:cs="Times New Roman"/>
                <w:color w:val="auto"/>
                <w:sz w:val="24"/>
                <w:szCs w:val="24"/>
              </w:rPr>
            </w:pPr>
            <w:r w:rsidRPr="00F66FBA">
              <w:rPr>
                <w:rFonts w:ascii="Times New Roman" w:eastAsia="KaiTi" w:hAnsi="Times New Roman" w:cs="Times New Roman"/>
                <w:color w:val="auto"/>
                <w:sz w:val="24"/>
                <w:szCs w:val="24"/>
              </w:rPr>
              <w:t>2026.08 – 2027.0</w:t>
            </w:r>
            <w:r w:rsidR="00304EDE">
              <w:rPr>
                <w:rFonts w:ascii="Times New Roman" w:eastAsia="KaiTi" w:hAnsi="Times New Roman" w:cs="Times New Roman" w:hint="eastAsia"/>
                <w:color w:val="auto"/>
                <w:sz w:val="24"/>
                <w:szCs w:val="24"/>
              </w:rPr>
              <w:t>3</w:t>
            </w:r>
          </w:p>
        </w:tc>
        <w:tc>
          <w:tcPr>
            <w:tcW w:w="5994" w:type="dxa"/>
            <w:tcBorders>
              <w:top w:val="nil"/>
              <w:left w:val="nil"/>
              <w:bottom w:val="nil"/>
              <w:right w:val="nil"/>
            </w:tcBorders>
          </w:tcPr>
          <w:p w14:paraId="0C867526" w14:textId="27878ACC" w:rsidR="00F66FBA" w:rsidRPr="00F66FBA" w:rsidRDefault="00F66FBA" w:rsidP="00F66FBA">
            <w:pPr>
              <w:numPr>
                <w:ilvl w:val="0"/>
                <w:numId w:val="1"/>
              </w:numPr>
              <w:kinsoku/>
              <w:autoSpaceDE/>
              <w:autoSpaceDN/>
              <w:adjustRightInd/>
              <w:snapToGrid/>
              <w:textAlignment w:val="auto"/>
              <w:rPr>
                <w:rFonts w:ascii="Times New Roman" w:eastAsia="KaiTi" w:hAnsi="Times New Roman" w:cs="Times New Roman"/>
                <w:color w:val="auto"/>
                <w:sz w:val="24"/>
                <w:szCs w:val="24"/>
              </w:rPr>
            </w:pPr>
            <w:r w:rsidRPr="00F66FBA">
              <w:rPr>
                <w:rFonts w:ascii="Times New Roman" w:eastAsia="KaiTi" w:hAnsi="Times New Roman" w:cs="Times New Roman" w:hint="eastAsia"/>
                <w:color w:val="auto"/>
                <w:sz w:val="24"/>
                <w:szCs w:val="24"/>
              </w:rPr>
              <w:t>开发并验证宿主内</w:t>
            </w:r>
            <w:r w:rsidRPr="00F66FBA">
              <w:rPr>
                <w:rFonts w:ascii="Times New Roman" w:eastAsia="KaiTi" w:hAnsi="Times New Roman" w:cs="Times New Roman"/>
                <w:color w:val="auto"/>
                <w:sz w:val="24"/>
                <w:szCs w:val="24"/>
              </w:rPr>
              <w:t>HPV</w:t>
            </w:r>
            <w:r w:rsidRPr="00F66FBA">
              <w:rPr>
                <w:rFonts w:ascii="Times New Roman" w:eastAsia="KaiTi" w:hAnsi="Times New Roman" w:cs="Times New Roman" w:hint="eastAsia"/>
                <w:color w:val="auto"/>
                <w:sz w:val="24"/>
                <w:szCs w:val="24"/>
              </w:rPr>
              <w:t>基因重组检测流程</w:t>
            </w:r>
            <w:r w:rsidR="00E93B87">
              <w:rPr>
                <w:rFonts w:ascii="Times New Roman" w:eastAsia="KaiTi" w:hAnsi="Times New Roman" w:cs="Times New Roman" w:hint="eastAsia"/>
                <w:color w:val="auto"/>
                <w:sz w:val="24"/>
                <w:szCs w:val="24"/>
              </w:rPr>
              <w:t>，</w:t>
            </w:r>
            <w:r w:rsidR="00E93B87" w:rsidRPr="00E93B87">
              <w:rPr>
                <w:rFonts w:ascii="Times New Roman" w:eastAsia="KaiTi" w:hAnsi="Times New Roman" w:cs="Times New Roman" w:hint="eastAsia"/>
                <w:color w:val="auto"/>
                <w:sz w:val="24"/>
                <w:szCs w:val="24"/>
              </w:rPr>
              <w:t>建立一套能够在高突变背景下识别重组事件的专用工具</w:t>
            </w:r>
            <w:r w:rsidRPr="00F66FBA">
              <w:rPr>
                <w:rFonts w:ascii="Times New Roman" w:eastAsia="KaiTi" w:hAnsi="Times New Roman" w:cs="Times New Roman" w:hint="eastAsia"/>
                <w:color w:val="auto"/>
                <w:sz w:val="24"/>
                <w:szCs w:val="24"/>
              </w:rPr>
              <w:t>（研究内容</w:t>
            </w:r>
            <w:r w:rsidR="003F4D96">
              <w:rPr>
                <w:rFonts w:ascii="Times New Roman" w:eastAsia="KaiTi" w:hAnsi="Times New Roman" w:cs="Times New Roman" w:hint="eastAsia"/>
                <w:color w:val="auto"/>
                <w:sz w:val="24"/>
                <w:szCs w:val="24"/>
              </w:rPr>
              <w:t xml:space="preserve"> </w:t>
            </w:r>
            <w:r w:rsidRPr="00F66FBA">
              <w:rPr>
                <w:rFonts w:ascii="Times New Roman" w:eastAsia="KaiTi" w:hAnsi="Times New Roman" w:cs="Times New Roman"/>
                <w:color w:val="auto"/>
                <w:sz w:val="24"/>
                <w:szCs w:val="24"/>
              </w:rPr>
              <w:t>2.1.7</w:t>
            </w:r>
            <w:r w:rsidRPr="00F66FBA">
              <w:rPr>
                <w:rFonts w:ascii="Times New Roman" w:eastAsia="KaiTi" w:hAnsi="Times New Roman" w:cs="Times New Roman" w:hint="eastAsia"/>
                <w:color w:val="auto"/>
                <w:sz w:val="24"/>
                <w:szCs w:val="24"/>
              </w:rPr>
              <w:t>）</w:t>
            </w:r>
          </w:p>
          <w:p w14:paraId="1D48DD71" w14:textId="15E477FF" w:rsidR="00F66FBA" w:rsidRPr="00F66FBA" w:rsidRDefault="00F66FBA" w:rsidP="00F66FBA">
            <w:pPr>
              <w:numPr>
                <w:ilvl w:val="0"/>
                <w:numId w:val="1"/>
              </w:numPr>
              <w:kinsoku/>
              <w:autoSpaceDE/>
              <w:autoSpaceDN/>
              <w:adjustRightInd/>
              <w:snapToGrid/>
              <w:textAlignment w:val="auto"/>
              <w:rPr>
                <w:rFonts w:ascii="Times New Roman" w:eastAsia="KaiTi" w:hAnsi="Times New Roman" w:cs="Times New Roman"/>
                <w:color w:val="auto"/>
                <w:sz w:val="24"/>
                <w:szCs w:val="24"/>
              </w:rPr>
            </w:pPr>
            <w:r w:rsidRPr="00F66FBA">
              <w:rPr>
                <w:rFonts w:ascii="Times New Roman" w:eastAsia="KaiTi" w:hAnsi="Times New Roman" w:cs="Times New Roman" w:hint="eastAsia"/>
                <w:color w:val="auto"/>
                <w:sz w:val="24"/>
                <w:szCs w:val="24"/>
              </w:rPr>
              <w:t>建立患者特异性宿主内进化动力学模型，区分</w:t>
            </w:r>
            <w:r w:rsidR="00926270">
              <w:rPr>
                <w:rFonts w:ascii="Times New Roman" w:eastAsia="KaiTi" w:hAnsi="Times New Roman" w:cs="Times New Roman" w:hint="eastAsia"/>
                <w:color w:val="auto"/>
                <w:sz w:val="24"/>
                <w:szCs w:val="24"/>
              </w:rPr>
              <w:t>宿主内独立</w:t>
            </w:r>
            <w:r w:rsidRPr="00F66FBA">
              <w:rPr>
                <w:rFonts w:ascii="Times New Roman" w:eastAsia="KaiTi" w:hAnsi="Times New Roman" w:cs="Times New Roman" w:hint="eastAsia"/>
                <w:color w:val="auto"/>
                <w:sz w:val="24"/>
                <w:szCs w:val="24"/>
              </w:rPr>
              <w:t>进化与</w:t>
            </w:r>
            <w:r w:rsidR="00926270">
              <w:rPr>
                <w:rFonts w:ascii="Times New Roman" w:eastAsia="KaiTi" w:hAnsi="Times New Roman" w:cs="Times New Roman" w:hint="eastAsia"/>
                <w:color w:val="auto"/>
                <w:sz w:val="24"/>
                <w:szCs w:val="24"/>
              </w:rPr>
              <w:t>环境</w:t>
            </w:r>
            <w:r w:rsidRPr="00F66FBA">
              <w:rPr>
                <w:rFonts w:ascii="Times New Roman" w:eastAsia="KaiTi" w:hAnsi="Times New Roman" w:cs="Times New Roman" w:hint="eastAsia"/>
                <w:color w:val="auto"/>
                <w:sz w:val="24"/>
                <w:szCs w:val="24"/>
              </w:rPr>
              <w:t>机会性定植（研究内容</w:t>
            </w:r>
            <w:r w:rsidR="003F4D96">
              <w:rPr>
                <w:rFonts w:ascii="Times New Roman" w:eastAsia="KaiTi" w:hAnsi="Times New Roman" w:cs="Times New Roman" w:hint="eastAsia"/>
                <w:color w:val="auto"/>
                <w:sz w:val="24"/>
                <w:szCs w:val="24"/>
              </w:rPr>
              <w:t xml:space="preserve"> </w:t>
            </w:r>
            <w:r w:rsidRPr="00F66FBA">
              <w:rPr>
                <w:rFonts w:ascii="Times New Roman" w:eastAsia="KaiTi" w:hAnsi="Times New Roman" w:cs="Times New Roman"/>
                <w:color w:val="auto"/>
                <w:sz w:val="24"/>
                <w:szCs w:val="24"/>
              </w:rPr>
              <w:t>2.1.3</w:t>
            </w:r>
            <w:r w:rsidRPr="00F66FBA">
              <w:rPr>
                <w:rFonts w:ascii="Times New Roman" w:eastAsia="KaiTi" w:hAnsi="Times New Roman" w:cs="Times New Roman" w:hint="eastAsia"/>
                <w:color w:val="auto"/>
                <w:sz w:val="24"/>
                <w:szCs w:val="24"/>
              </w:rPr>
              <w:t>）</w:t>
            </w:r>
          </w:p>
          <w:p w14:paraId="47E90ACD" w14:textId="78DC3AD7" w:rsidR="004B7707" w:rsidRDefault="00F66FBA" w:rsidP="00F66FBA">
            <w:pPr>
              <w:numPr>
                <w:ilvl w:val="0"/>
                <w:numId w:val="1"/>
              </w:numPr>
              <w:kinsoku/>
              <w:autoSpaceDE/>
              <w:autoSpaceDN/>
              <w:adjustRightInd/>
              <w:snapToGrid/>
              <w:textAlignment w:val="auto"/>
              <w:rPr>
                <w:rFonts w:ascii="Times New Roman" w:eastAsia="KaiTi" w:hAnsi="Times New Roman" w:cs="Times New Roman"/>
                <w:color w:val="auto"/>
                <w:sz w:val="24"/>
                <w:szCs w:val="24"/>
              </w:rPr>
            </w:pPr>
            <w:r w:rsidRPr="00F66FBA">
              <w:rPr>
                <w:rFonts w:ascii="Times New Roman" w:eastAsia="KaiTi" w:hAnsi="Times New Roman" w:cs="Times New Roman" w:hint="eastAsia"/>
                <w:color w:val="auto"/>
                <w:sz w:val="24"/>
                <w:szCs w:val="24"/>
              </w:rPr>
              <w:t>对干细胞移植前后的纵向队列数据进行深度分析，测定免疫重建对病毒进化的影响（研究内容</w:t>
            </w:r>
            <w:r w:rsidR="003F4D96">
              <w:rPr>
                <w:rFonts w:ascii="Times New Roman" w:eastAsia="KaiTi" w:hAnsi="Times New Roman" w:cs="Times New Roman" w:hint="eastAsia"/>
                <w:color w:val="auto"/>
                <w:sz w:val="24"/>
                <w:szCs w:val="24"/>
              </w:rPr>
              <w:t xml:space="preserve"> </w:t>
            </w:r>
            <w:r w:rsidRPr="00F66FBA">
              <w:rPr>
                <w:rFonts w:ascii="Times New Roman" w:eastAsia="KaiTi" w:hAnsi="Times New Roman" w:cs="Times New Roman"/>
                <w:color w:val="auto"/>
                <w:sz w:val="24"/>
                <w:szCs w:val="24"/>
              </w:rPr>
              <w:t>2.1.5</w:t>
            </w:r>
            <w:r w:rsidRPr="00F66FBA">
              <w:rPr>
                <w:rFonts w:ascii="Times New Roman" w:eastAsia="KaiTi" w:hAnsi="Times New Roman" w:cs="Times New Roman" w:hint="eastAsia"/>
                <w:color w:val="auto"/>
                <w:sz w:val="24"/>
                <w:szCs w:val="24"/>
              </w:rPr>
              <w:t>）</w:t>
            </w:r>
          </w:p>
          <w:p w14:paraId="2A07E5CA" w14:textId="33CA35B4" w:rsidR="009361F3" w:rsidRDefault="009361F3" w:rsidP="00F66FBA">
            <w:pPr>
              <w:numPr>
                <w:ilvl w:val="0"/>
                <w:numId w:val="1"/>
              </w:numPr>
              <w:kinsoku/>
              <w:autoSpaceDE/>
              <w:autoSpaceDN/>
              <w:adjustRightInd/>
              <w:snapToGrid/>
              <w:textAlignment w:val="auto"/>
              <w:rPr>
                <w:rFonts w:ascii="Times New Roman" w:eastAsia="KaiTi" w:hAnsi="Times New Roman" w:cs="Times New Roman"/>
                <w:color w:val="auto"/>
                <w:sz w:val="24"/>
                <w:szCs w:val="24"/>
              </w:rPr>
            </w:pPr>
            <w:r w:rsidRPr="009361F3">
              <w:rPr>
                <w:rFonts w:ascii="Times New Roman" w:eastAsia="KaiTi" w:hAnsi="Times New Roman" w:cs="Times New Roman" w:hint="eastAsia"/>
                <w:color w:val="auto"/>
                <w:sz w:val="24"/>
                <w:szCs w:val="24"/>
              </w:rPr>
              <w:t>开展不同</w:t>
            </w:r>
            <w:r w:rsidRPr="009361F3">
              <w:rPr>
                <w:rFonts w:ascii="Times New Roman" w:eastAsia="KaiTi" w:hAnsi="Times New Roman" w:cs="Times New Roman"/>
                <w:color w:val="auto"/>
                <w:sz w:val="24"/>
                <w:szCs w:val="24"/>
              </w:rPr>
              <w:t>HPV</w:t>
            </w:r>
            <w:r w:rsidRPr="009361F3">
              <w:rPr>
                <w:rFonts w:ascii="Times New Roman" w:eastAsia="KaiTi" w:hAnsi="Times New Roman" w:cs="Times New Roman" w:hint="eastAsia"/>
                <w:color w:val="auto"/>
                <w:sz w:val="24"/>
                <w:szCs w:val="24"/>
              </w:rPr>
              <w:t>属病毒的适应性进化比较分析（研究内容</w:t>
            </w:r>
            <w:r w:rsidR="003F4D96">
              <w:rPr>
                <w:rFonts w:ascii="Times New Roman" w:eastAsia="KaiTi" w:hAnsi="Times New Roman" w:cs="Times New Roman" w:hint="eastAsia"/>
                <w:color w:val="auto"/>
                <w:sz w:val="24"/>
                <w:szCs w:val="24"/>
              </w:rPr>
              <w:t xml:space="preserve"> </w:t>
            </w:r>
            <w:r w:rsidRPr="009361F3">
              <w:rPr>
                <w:rFonts w:ascii="Times New Roman" w:eastAsia="KaiTi" w:hAnsi="Times New Roman" w:cs="Times New Roman"/>
                <w:color w:val="auto"/>
                <w:sz w:val="24"/>
                <w:szCs w:val="24"/>
              </w:rPr>
              <w:t>2.1.8</w:t>
            </w:r>
            <w:r w:rsidRPr="009361F3">
              <w:rPr>
                <w:rFonts w:ascii="Times New Roman" w:eastAsia="KaiTi" w:hAnsi="Times New Roman" w:cs="Times New Roman" w:hint="eastAsia"/>
                <w:color w:val="auto"/>
                <w:sz w:val="24"/>
                <w:szCs w:val="24"/>
              </w:rPr>
              <w:t>）</w:t>
            </w:r>
          </w:p>
          <w:p w14:paraId="799D8152" w14:textId="6F7B0DEF" w:rsidR="009361F3" w:rsidRPr="0046573D" w:rsidRDefault="009361F3" w:rsidP="00F66FBA">
            <w:pPr>
              <w:numPr>
                <w:ilvl w:val="0"/>
                <w:numId w:val="1"/>
              </w:numPr>
              <w:kinsoku/>
              <w:autoSpaceDE/>
              <w:autoSpaceDN/>
              <w:adjustRightInd/>
              <w:snapToGrid/>
              <w:textAlignment w:val="auto"/>
              <w:rPr>
                <w:rFonts w:ascii="Times New Roman" w:eastAsia="KaiTi" w:hAnsi="Times New Roman" w:cs="Times New Roman"/>
                <w:color w:val="auto"/>
                <w:sz w:val="24"/>
                <w:szCs w:val="24"/>
              </w:rPr>
            </w:pPr>
            <w:r w:rsidRPr="009361F3">
              <w:rPr>
                <w:rFonts w:ascii="Times New Roman" w:eastAsia="KaiTi" w:hAnsi="Times New Roman" w:cs="Times New Roman" w:hint="eastAsia"/>
                <w:color w:val="auto"/>
                <w:sz w:val="24"/>
                <w:szCs w:val="24"/>
              </w:rPr>
              <w:t>对新型</w:t>
            </w:r>
            <w:r w:rsidRPr="009361F3">
              <w:rPr>
                <w:rFonts w:ascii="Times New Roman" w:eastAsia="KaiTi" w:hAnsi="Times New Roman" w:cs="Times New Roman"/>
                <w:color w:val="auto"/>
                <w:sz w:val="24"/>
                <w:szCs w:val="24"/>
              </w:rPr>
              <w:t>HPV</w:t>
            </w:r>
            <w:r w:rsidRPr="009361F3">
              <w:rPr>
                <w:rFonts w:ascii="Times New Roman" w:eastAsia="KaiTi" w:hAnsi="Times New Roman" w:cs="Times New Roman" w:hint="eastAsia"/>
                <w:color w:val="auto"/>
                <w:sz w:val="24"/>
                <w:szCs w:val="24"/>
              </w:rPr>
              <w:t>基因型的致癌潜力进行系统性评估（研究内容</w:t>
            </w:r>
            <w:r w:rsidR="003F4D96">
              <w:rPr>
                <w:rFonts w:ascii="Times New Roman" w:eastAsia="KaiTi" w:hAnsi="Times New Roman" w:cs="Times New Roman" w:hint="eastAsia"/>
                <w:color w:val="auto"/>
                <w:sz w:val="24"/>
                <w:szCs w:val="24"/>
              </w:rPr>
              <w:t xml:space="preserve"> </w:t>
            </w:r>
            <w:r w:rsidRPr="009361F3">
              <w:rPr>
                <w:rFonts w:ascii="Times New Roman" w:eastAsia="KaiTi" w:hAnsi="Times New Roman" w:cs="Times New Roman"/>
                <w:color w:val="auto"/>
                <w:sz w:val="24"/>
                <w:szCs w:val="24"/>
              </w:rPr>
              <w:t>2.1.9</w:t>
            </w:r>
            <w:r w:rsidRPr="009361F3">
              <w:rPr>
                <w:rFonts w:ascii="Times New Roman" w:eastAsia="KaiTi" w:hAnsi="Times New Roman" w:cs="Times New Roman" w:hint="eastAsia"/>
                <w:color w:val="auto"/>
                <w:sz w:val="24"/>
                <w:szCs w:val="24"/>
              </w:rPr>
              <w:t>）</w:t>
            </w:r>
          </w:p>
        </w:tc>
      </w:tr>
      <w:tr w:rsidR="004B7707" w:rsidRPr="0046573D" w14:paraId="2ECDD567" w14:textId="77777777" w:rsidTr="009C299F">
        <w:trPr>
          <w:trHeight w:val="309"/>
          <w:jc w:val="center"/>
        </w:trPr>
        <w:tc>
          <w:tcPr>
            <w:tcW w:w="2225" w:type="dxa"/>
            <w:tcBorders>
              <w:top w:val="nil"/>
              <w:left w:val="nil"/>
              <w:bottom w:val="nil"/>
              <w:right w:val="nil"/>
            </w:tcBorders>
            <w:noWrap/>
          </w:tcPr>
          <w:p w14:paraId="35D82A33" w14:textId="77777777" w:rsidR="004B7707" w:rsidRPr="0046573D" w:rsidRDefault="004B7707" w:rsidP="00561A58">
            <w:pPr>
              <w:rPr>
                <w:rFonts w:ascii="Times New Roman" w:eastAsia="KaiTi" w:hAnsi="Times New Roman" w:cs="Times New Roman"/>
                <w:color w:val="auto"/>
                <w:sz w:val="24"/>
                <w:szCs w:val="24"/>
              </w:rPr>
            </w:pPr>
          </w:p>
        </w:tc>
        <w:tc>
          <w:tcPr>
            <w:tcW w:w="5994" w:type="dxa"/>
            <w:tcBorders>
              <w:top w:val="nil"/>
              <w:left w:val="nil"/>
              <w:bottom w:val="nil"/>
              <w:right w:val="nil"/>
            </w:tcBorders>
          </w:tcPr>
          <w:p w14:paraId="40D7B880" w14:textId="77777777" w:rsidR="004B7707" w:rsidRPr="0046573D" w:rsidRDefault="004B7707" w:rsidP="00561A58">
            <w:pPr>
              <w:rPr>
                <w:rFonts w:ascii="Times New Roman" w:eastAsia="KaiTi" w:hAnsi="Times New Roman" w:cs="Times New Roman"/>
                <w:color w:val="auto"/>
                <w:sz w:val="24"/>
                <w:szCs w:val="24"/>
              </w:rPr>
            </w:pPr>
          </w:p>
        </w:tc>
      </w:tr>
      <w:tr w:rsidR="004B7707" w:rsidRPr="0046573D" w14:paraId="4250A2DA" w14:textId="77777777" w:rsidTr="00DB1EE5">
        <w:trPr>
          <w:trHeight w:val="1135"/>
          <w:jc w:val="center"/>
        </w:trPr>
        <w:tc>
          <w:tcPr>
            <w:tcW w:w="2225" w:type="dxa"/>
            <w:tcBorders>
              <w:top w:val="nil"/>
              <w:left w:val="nil"/>
              <w:bottom w:val="nil"/>
              <w:right w:val="nil"/>
            </w:tcBorders>
            <w:noWrap/>
          </w:tcPr>
          <w:p w14:paraId="29808E29" w14:textId="00561C1F" w:rsidR="004B7707" w:rsidRPr="0046573D" w:rsidRDefault="00FE2994" w:rsidP="00561A58">
            <w:pPr>
              <w:rPr>
                <w:rFonts w:ascii="Times New Roman" w:eastAsia="KaiTi" w:hAnsi="Times New Roman" w:cs="Times New Roman"/>
                <w:color w:val="auto"/>
                <w:sz w:val="24"/>
                <w:szCs w:val="24"/>
              </w:rPr>
            </w:pPr>
            <w:r w:rsidRPr="00FE2994">
              <w:rPr>
                <w:rFonts w:ascii="Times New Roman" w:eastAsia="KaiTi" w:hAnsi="Times New Roman" w:cs="Times New Roman"/>
                <w:color w:val="auto"/>
                <w:sz w:val="24"/>
                <w:szCs w:val="24"/>
              </w:rPr>
              <w:t>2027.0</w:t>
            </w:r>
            <w:r w:rsidR="00304EDE">
              <w:rPr>
                <w:rFonts w:ascii="Times New Roman" w:eastAsia="KaiTi" w:hAnsi="Times New Roman" w:cs="Times New Roman" w:hint="eastAsia"/>
                <w:color w:val="auto"/>
                <w:sz w:val="24"/>
                <w:szCs w:val="24"/>
              </w:rPr>
              <w:t>4</w:t>
            </w:r>
            <w:r w:rsidRPr="00FE2994">
              <w:rPr>
                <w:rFonts w:ascii="Times New Roman" w:eastAsia="KaiTi" w:hAnsi="Times New Roman" w:cs="Times New Roman"/>
                <w:color w:val="auto"/>
                <w:sz w:val="24"/>
                <w:szCs w:val="24"/>
              </w:rPr>
              <w:t xml:space="preserve"> – 2027.08</w:t>
            </w:r>
          </w:p>
        </w:tc>
        <w:tc>
          <w:tcPr>
            <w:tcW w:w="5994" w:type="dxa"/>
            <w:tcBorders>
              <w:top w:val="nil"/>
              <w:left w:val="nil"/>
              <w:bottom w:val="nil"/>
              <w:right w:val="nil"/>
            </w:tcBorders>
          </w:tcPr>
          <w:p w14:paraId="2EEFAA87" w14:textId="7D9B6EF1" w:rsidR="002D6E48" w:rsidRPr="00E45CF5" w:rsidRDefault="002D6E48" w:rsidP="00E45CF5">
            <w:pPr>
              <w:pStyle w:val="ListParagraph"/>
              <w:numPr>
                <w:ilvl w:val="0"/>
                <w:numId w:val="3"/>
              </w:numPr>
              <w:rPr>
                <w:rFonts w:ascii="Times New Roman" w:eastAsia="KaiTi" w:hAnsi="Times New Roman" w:cs="Times New Roman"/>
                <w:color w:val="auto"/>
                <w:sz w:val="24"/>
                <w:szCs w:val="24"/>
              </w:rPr>
            </w:pPr>
            <w:r w:rsidRPr="00E45CF5">
              <w:rPr>
                <w:rFonts w:ascii="Times New Roman" w:eastAsia="KaiTi" w:hAnsi="Times New Roman" w:cs="Times New Roman" w:hint="eastAsia"/>
                <w:color w:val="auto"/>
                <w:sz w:val="24"/>
                <w:szCs w:val="24"/>
              </w:rPr>
              <w:t>整合所有研究数据，</w:t>
            </w:r>
            <w:r w:rsidR="00846436" w:rsidRPr="00846436">
              <w:rPr>
                <w:rFonts w:ascii="Times New Roman" w:eastAsia="KaiTi" w:hAnsi="Times New Roman" w:cs="Times New Roman" w:hint="eastAsia"/>
                <w:color w:val="auto"/>
                <w:sz w:val="24"/>
                <w:szCs w:val="24"/>
              </w:rPr>
              <w:t>发布数据库</w:t>
            </w:r>
            <w:r w:rsidR="00846436">
              <w:rPr>
                <w:rFonts w:ascii="Times New Roman" w:eastAsia="KaiTi" w:hAnsi="Times New Roman" w:cs="Times New Roman" w:hint="eastAsia"/>
                <w:color w:val="auto"/>
                <w:sz w:val="24"/>
                <w:szCs w:val="24"/>
              </w:rPr>
              <w:t>。</w:t>
            </w:r>
            <w:r w:rsidRPr="00E45CF5">
              <w:rPr>
                <w:rFonts w:ascii="Times New Roman" w:eastAsia="KaiTi" w:hAnsi="Times New Roman" w:cs="Times New Roman" w:hint="eastAsia"/>
                <w:color w:val="auto"/>
                <w:sz w:val="24"/>
                <w:szCs w:val="24"/>
              </w:rPr>
              <w:t>完成最终的数据分析与模型构建</w:t>
            </w:r>
            <w:r w:rsidR="009A3D6F" w:rsidRPr="00E45CF5">
              <w:rPr>
                <w:rFonts w:ascii="Times New Roman" w:eastAsia="KaiTi" w:hAnsi="Times New Roman" w:cs="Times New Roman" w:hint="eastAsia"/>
                <w:color w:val="auto"/>
                <w:sz w:val="24"/>
                <w:szCs w:val="24"/>
              </w:rPr>
              <w:t>。搭建一个</w:t>
            </w:r>
            <w:r w:rsidRPr="00E45CF5">
              <w:rPr>
                <w:rFonts w:ascii="Times New Roman" w:eastAsia="KaiTi" w:hAnsi="Times New Roman" w:cs="Times New Roman" w:hint="eastAsia"/>
                <w:color w:val="auto"/>
                <w:sz w:val="24"/>
                <w:szCs w:val="24"/>
              </w:rPr>
              <w:t>连接免疫缺陷、先天免疫编辑与病毒进化的</w:t>
            </w:r>
            <w:r w:rsidR="00B04265" w:rsidRPr="00E45CF5">
              <w:rPr>
                <w:rFonts w:ascii="Times New Roman" w:eastAsia="KaiTi" w:hAnsi="Times New Roman" w:cs="Times New Roman" w:hint="eastAsia"/>
                <w:color w:val="auto"/>
                <w:sz w:val="24"/>
                <w:szCs w:val="24"/>
              </w:rPr>
              <w:t>开创性复合</w:t>
            </w:r>
            <w:r w:rsidRPr="00E45CF5">
              <w:rPr>
                <w:rFonts w:ascii="Times New Roman" w:eastAsia="KaiTi" w:hAnsi="Times New Roman" w:cs="Times New Roman" w:hint="eastAsia"/>
                <w:color w:val="auto"/>
                <w:sz w:val="24"/>
                <w:szCs w:val="24"/>
              </w:rPr>
              <w:t>理论模型</w:t>
            </w:r>
          </w:p>
          <w:p w14:paraId="600AFFF3" w14:textId="4EFC1879" w:rsidR="004B7707" w:rsidRPr="00E45CF5" w:rsidRDefault="002D6E48" w:rsidP="00E45CF5">
            <w:pPr>
              <w:pStyle w:val="ListParagraph"/>
              <w:numPr>
                <w:ilvl w:val="0"/>
                <w:numId w:val="3"/>
              </w:numPr>
              <w:rPr>
                <w:rFonts w:ascii="Times New Roman" w:eastAsia="KaiTi" w:hAnsi="Times New Roman" w:cs="Times New Roman"/>
                <w:color w:val="auto"/>
                <w:sz w:val="24"/>
                <w:szCs w:val="24"/>
              </w:rPr>
            </w:pPr>
            <w:r w:rsidRPr="00E45CF5">
              <w:rPr>
                <w:rFonts w:ascii="Times New Roman" w:eastAsia="KaiTi" w:hAnsi="Times New Roman" w:cs="Times New Roman" w:hint="eastAsia"/>
                <w:color w:val="auto"/>
                <w:sz w:val="24"/>
                <w:szCs w:val="24"/>
              </w:rPr>
              <w:t>撰写并投稿</w:t>
            </w:r>
            <w:r w:rsidR="000D6F3A" w:rsidRPr="00E45CF5">
              <w:rPr>
                <w:rFonts w:ascii="Times New Roman" w:eastAsia="KaiTi" w:hAnsi="Times New Roman" w:cs="Times New Roman" w:hint="eastAsia"/>
                <w:color w:val="auto"/>
                <w:sz w:val="24"/>
                <w:szCs w:val="24"/>
              </w:rPr>
              <w:t xml:space="preserve"> 1</w:t>
            </w:r>
            <w:r w:rsidRPr="00E45CF5">
              <w:rPr>
                <w:rFonts w:ascii="Times New Roman" w:eastAsia="KaiTi" w:hAnsi="Times New Roman" w:cs="Times New Roman"/>
                <w:color w:val="auto"/>
                <w:sz w:val="24"/>
                <w:szCs w:val="24"/>
              </w:rPr>
              <w:t>-</w:t>
            </w:r>
            <w:r w:rsidR="000D6F3A" w:rsidRPr="00E45CF5">
              <w:rPr>
                <w:rFonts w:ascii="Times New Roman" w:eastAsia="KaiTi" w:hAnsi="Times New Roman" w:cs="Times New Roman" w:hint="eastAsia"/>
                <w:color w:val="auto"/>
                <w:sz w:val="24"/>
                <w:szCs w:val="24"/>
              </w:rPr>
              <w:t xml:space="preserve">2 </w:t>
            </w:r>
            <w:r w:rsidRPr="00E45CF5">
              <w:rPr>
                <w:rFonts w:ascii="Times New Roman" w:eastAsia="KaiTi" w:hAnsi="Times New Roman" w:cs="Times New Roman" w:hint="eastAsia"/>
                <w:color w:val="auto"/>
                <w:sz w:val="24"/>
                <w:szCs w:val="24"/>
              </w:rPr>
              <w:t>篇高水平学术论文，并在国际学术会议上报告研究成果</w:t>
            </w:r>
          </w:p>
          <w:p w14:paraId="31A5D7B2" w14:textId="679D9C85" w:rsidR="00E45CF5" w:rsidRPr="00E45CF5" w:rsidRDefault="00E45CF5" w:rsidP="00E45CF5">
            <w:pPr>
              <w:pStyle w:val="ListParagraph"/>
              <w:numPr>
                <w:ilvl w:val="0"/>
                <w:numId w:val="3"/>
              </w:numPr>
              <w:rPr>
                <w:rFonts w:ascii="Times New Roman" w:eastAsia="KaiTi" w:hAnsi="Times New Roman" w:cs="Times New Roman"/>
                <w:color w:val="auto"/>
                <w:sz w:val="24"/>
                <w:szCs w:val="24"/>
              </w:rPr>
            </w:pPr>
            <w:r w:rsidRPr="00E45CF5">
              <w:rPr>
                <w:rFonts w:ascii="Times New Roman" w:eastAsia="KaiTi" w:hAnsi="Times New Roman" w:cs="Times New Roman" w:hint="eastAsia"/>
                <w:color w:val="auto"/>
                <w:sz w:val="24"/>
                <w:szCs w:val="24"/>
              </w:rPr>
              <w:t>总结分析研究结果，汇报结题</w:t>
            </w:r>
          </w:p>
        </w:tc>
      </w:tr>
      <w:tr w:rsidR="00FE2994" w:rsidRPr="0046573D" w14:paraId="046620A1" w14:textId="77777777" w:rsidTr="00A1402E">
        <w:trPr>
          <w:trHeight w:val="397"/>
          <w:jc w:val="center"/>
        </w:trPr>
        <w:tc>
          <w:tcPr>
            <w:tcW w:w="2225" w:type="dxa"/>
            <w:tcBorders>
              <w:top w:val="nil"/>
              <w:left w:val="nil"/>
              <w:bottom w:val="single" w:sz="4" w:space="0" w:color="auto"/>
              <w:right w:val="nil"/>
            </w:tcBorders>
            <w:noWrap/>
          </w:tcPr>
          <w:p w14:paraId="2A846135" w14:textId="7FD49E46" w:rsidR="00FE2994" w:rsidRPr="0046573D" w:rsidRDefault="00FE2994" w:rsidP="00561A58">
            <w:pPr>
              <w:rPr>
                <w:rFonts w:ascii="Times New Roman" w:eastAsia="KaiTi" w:hAnsi="Times New Roman" w:cs="Times New Roman"/>
                <w:color w:val="auto"/>
                <w:sz w:val="24"/>
                <w:szCs w:val="24"/>
              </w:rPr>
            </w:pPr>
          </w:p>
        </w:tc>
        <w:tc>
          <w:tcPr>
            <w:tcW w:w="5994" w:type="dxa"/>
            <w:tcBorders>
              <w:top w:val="nil"/>
              <w:left w:val="nil"/>
              <w:bottom w:val="single" w:sz="4" w:space="0" w:color="auto"/>
              <w:right w:val="nil"/>
            </w:tcBorders>
          </w:tcPr>
          <w:p w14:paraId="167AE9C0" w14:textId="1DDA9DB5" w:rsidR="00FE2994" w:rsidRPr="0046573D" w:rsidRDefault="00FE2994" w:rsidP="00561A58">
            <w:pPr>
              <w:rPr>
                <w:rFonts w:ascii="Times New Roman" w:eastAsia="KaiTi" w:hAnsi="Times New Roman" w:cs="Times New Roman"/>
                <w:color w:val="auto"/>
                <w:sz w:val="24"/>
                <w:szCs w:val="24"/>
              </w:rPr>
            </w:pPr>
          </w:p>
        </w:tc>
      </w:tr>
      <w:tr w:rsidR="00FE2994" w:rsidRPr="0046573D" w14:paraId="76373DDB" w14:textId="77777777" w:rsidTr="00DB1EE5">
        <w:trPr>
          <w:trHeight w:val="20"/>
          <w:jc w:val="center"/>
        </w:trPr>
        <w:tc>
          <w:tcPr>
            <w:tcW w:w="2225" w:type="dxa"/>
            <w:tcBorders>
              <w:top w:val="nil"/>
              <w:left w:val="nil"/>
              <w:bottom w:val="nil"/>
              <w:right w:val="nil"/>
            </w:tcBorders>
            <w:noWrap/>
          </w:tcPr>
          <w:p w14:paraId="5CFE649A" w14:textId="6A8A2AB8" w:rsidR="00FE2994" w:rsidRPr="0046573D" w:rsidRDefault="00FE2994" w:rsidP="00561A58">
            <w:pPr>
              <w:rPr>
                <w:rFonts w:ascii="Times New Roman" w:eastAsia="KaiTi" w:hAnsi="Times New Roman" w:cs="Times New Roman"/>
                <w:color w:val="auto"/>
                <w:sz w:val="24"/>
                <w:szCs w:val="24"/>
              </w:rPr>
            </w:pPr>
          </w:p>
        </w:tc>
        <w:tc>
          <w:tcPr>
            <w:tcW w:w="5994" w:type="dxa"/>
            <w:tcBorders>
              <w:top w:val="nil"/>
              <w:left w:val="nil"/>
              <w:bottom w:val="nil"/>
              <w:right w:val="nil"/>
            </w:tcBorders>
          </w:tcPr>
          <w:p w14:paraId="3F212939" w14:textId="77777777" w:rsidR="00FE2994" w:rsidRPr="0046573D" w:rsidRDefault="00FE2994" w:rsidP="00561A58">
            <w:pPr>
              <w:rPr>
                <w:rFonts w:ascii="Times New Roman" w:eastAsia="KaiTi" w:hAnsi="Times New Roman" w:cs="Times New Roman"/>
                <w:color w:val="auto"/>
                <w:sz w:val="24"/>
                <w:szCs w:val="24"/>
              </w:rPr>
            </w:pPr>
          </w:p>
        </w:tc>
      </w:tr>
    </w:tbl>
    <w:p w14:paraId="039915F0" w14:textId="77777777" w:rsidR="004B7707" w:rsidRPr="004B7707" w:rsidRDefault="004B7707" w:rsidP="0015015A">
      <w:pPr>
        <w:spacing w:line="440" w:lineRule="exact"/>
        <w:rPr>
          <w:rFonts w:ascii="Times New Roman" w:eastAsia="KaiTi" w:hAnsi="Times New Roman" w:cs="Times New Roman"/>
          <w:color w:val="auto"/>
          <w:sz w:val="24"/>
          <w:szCs w:val="24"/>
        </w:rPr>
      </w:pPr>
    </w:p>
    <w:p w14:paraId="0A648CCD" w14:textId="59F42988" w:rsidR="00F52908" w:rsidRPr="003D674F" w:rsidRDefault="003D674F" w:rsidP="007B2CDE">
      <w:pPr>
        <w:spacing w:after="120" w:line="440" w:lineRule="exact"/>
        <w:rPr>
          <w:rFonts w:ascii="Times New Roman" w:eastAsia="KaiTi" w:hAnsi="Times New Roman" w:cs="Times New Roman"/>
          <w:b/>
          <w:bCs/>
          <w:color w:val="auto"/>
          <w:sz w:val="28"/>
          <w:szCs w:val="28"/>
        </w:rPr>
      </w:pPr>
      <w:r w:rsidRPr="003D674F">
        <w:rPr>
          <w:rFonts w:ascii="Times New Roman" w:eastAsia="KaiTi" w:hAnsi="Times New Roman" w:cs="Times New Roman" w:hint="eastAsia"/>
          <w:b/>
          <w:bCs/>
          <w:color w:val="auto"/>
          <w:sz w:val="28"/>
          <w:szCs w:val="28"/>
        </w:rPr>
        <w:t xml:space="preserve">4.2 </w:t>
      </w:r>
      <w:r w:rsidRPr="003D674F">
        <w:rPr>
          <w:rFonts w:ascii="Times New Roman" w:eastAsia="KaiTi" w:hAnsi="Times New Roman" w:cs="Times New Roman"/>
          <w:b/>
          <w:bCs/>
          <w:color w:val="auto"/>
          <w:sz w:val="28"/>
          <w:szCs w:val="28"/>
        </w:rPr>
        <w:t>预期研究结果</w:t>
      </w:r>
    </w:p>
    <w:p w14:paraId="420A9F43" w14:textId="6D98CC58" w:rsidR="00F52908" w:rsidRDefault="007B2CDE" w:rsidP="009B19BB">
      <w:pPr>
        <w:spacing w:after="120" w:line="440" w:lineRule="exact"/>
        <w:ind w:firstLineChars="200" w:firstLine="480"/>
        <w:rPr>
          <w:rFonts w:ascii="Times New Roman" w:eastAsia="KaiTi" w:hAnsi="Times New Roman" w:cs="Times New Roman"/>
          <w:color w:val="auto"/>
          <w:sz w:val="24"/>
          <w:szCs w:val="24"/>
        </w:rPr>
      </w:pPr>
      <w:r w:rsidRPr="007B2CDE">
        <w:rPr>
          <w:rFonts w:ascii="Times New Roman" w:eastAsia="KaiTi" w:hAnsi="Times New Roman" w:cs="Times New Roman" w:hint="eastAsia"/>
          <w:color w:val="auto"/>
          <w:sz w:val="24"/>
          <w:szCs w:val="24"/>
        </w:rPr>
        <w:t>本项目计划于两年时间内完成。通过对</w:t>
      </w:r>
      <w:r>
        <w:rPr>
          <w:rFonts w:ascii="Times New Roman" w:eastAsia="KaiTi" w:hAnsi="Times New Roman" w:cs="Times New Roman" w:hint="eastAsia"/>
          <w:color w:val="auto"/>
          <w:sz w:val="24"/>
          <w:szCs w:val="24"/>
        </w:rPr>
        <w:t xml:space="preserve"> </w:t>
      </w:r>
      <w:r w:rsidRPr="007B2CDE">
        <w:rPr>
          <w:rFonts w:ascii="Times New Roman" w:eastAsia="KaiTi" w:hAnsi="Times New Roman" w:cs="Times New Roman"/>
          <w:color w:val="auto"/>
          <w:sz w:val="24"/>
          <w:szCs w:val="24"/>
        </w:rPr>
        <w:t>DOCK8</w:t>
      </w:r>
      <w:r>
        <w:rPr>
          <w:rFonts w:ascii="Times New Roman" w:eastAsia="KaiTi" w:hAnsi="Times New Roman" w:cs="Times New Roman" w:hint="eastAsia"/>
          <w:color w:val="auto"/>
          <w:sz w:val="24"/>
          <w:szCs w:val="24"/>
        </w:rPr>
        <w:t xml:space="preserve"> </w:t>
      </w:r>
      <w:r w:rsidRPr="007B2CDE">
        <w:rPr>
          <w:rFonts w:ascii="Times New Roman" w:eastAsia="KaiTi" w:hAnsi="Times New Roman" w:cs="Times New Roman" w:hint="eastAsia"/>
          <w:color w:val="auto"/>
          <w:sz w:val="24"/>
          <w:szCs w:val="24"/>
        </w:rPr>
        <w:t>缺陷这一独特人类疾病模型</w:t>
      </w:r>
      <w:r w:rsidR="00242525">
        <w:rPr>
          <w:rFonts w:ascii="Times New Roman" w:eastAsia="KaiTi" w:hAnsi="Times New Roman" w:cs="Times New Roman" w:hint="eastAsia"/>
          <w:color w:val="auto"/>
          <w:sz w:val="24"/>
          <w:szCs w:val="24"/>
        </w:rPr>
        <w:t>队列数据</w:t>
      </w:r>
      <w:r w:rsidRPr="007B2CDE">
        <w:rPr>
          <w:rFonts w:ascii="Times New Roman" w:eastAsia="KaiTi" w:hAnsi="Times New Roman" w:cs="Times New Roman" w:hint="eastAsia"/>
          <w:color w:val="auto"/>
          <w:sz w:val="24"/>
          <w:szCs w:val="24"/>
        </w:rPr>
        <w:t>的深入剖析，有望在基础免疫学、病毒学、基因组学以及临床医学等多个领域产生深远的影响。其预期成果将为我们理解宿主免疫压力与病毒定植的相互作用提供全新视角。</w:t>
      </w:r>
      <w:r w:rsidR="00E3232B">
        <w:rPr>
          <w:rFonts w:ascii="Times New Roman" w:eastAsia="KaiTi" w:hAnsi="Times New Roman" w:cs="Times New Roman" w:hint="eastAsia"/>
          <w:color w:val="auto"/>
          <w:sz w:val="24"/>
          <w:szCs w:val="24"/>
        </w:rPr>
        <w:t>具体</w:t>
      </w:r>
      <w:r w:rsidR="009B19BB">
        <w:rPr>
          <w:rFonts w:ascii="Times New Roman" w:eastAsia="KaiTi" w:hAnsi="Times New Roman" w:cs="Times New Roman" w:hint="eastAsia"/>
          <w:color w:val="auto"/>
          <w:sz w:val="24"/>
          <w:szCs w:val="24"/>
        </w:rPr>
        <w:t>如下：</w:t>
      </w:r>
    </w:p>
    <w:p w14:paraId="58BDE4C8" w14:textId="486C6C98" w:rsidR="009B19BB" w:rsidRPr="00CB2B20" w:rsidRDefault="00CB2B20" w:rsidP="009B19BB">
      <w:pPr>
        <w:spacing w:line="440" w:lineRule="exact"/>
        <w:ind w:firstLineChars="200" w:firstLine="489"/>
        <w:rPr>
          <w:rFonts w:ascii="Times New Roman" w:eastAsia="KaiTi" w:hAnsi="Times New Roman" w:cs="Times New Roman"/>
          <w:b/>
          <w:bCs/>
          <w:color w:val="auto"/>
          <w:sz w:val="24"/>
          <w:szCs w:val="24"/>
        </w:rPr>
      </w:pPr>
      <w:r w:rsidRPr="00CB2B20">
        <w:rPr>
          <w:rFonts w:ascii="Times New Roman" w:eastAsia="KaiTi" w:hAnsi="Times New Roman" w:cs="Times New Roman" w:hint="eastAsia"/>
          <w:b/>
          <w:bCs/>
          <w:color w:val="auto"/>
          <w:sz w:val="24"/>
          <w:szCs w:val="24"/>
        </w:rPr>
        <w:t xml:space="preserve">4.2.1 </w:t>
      </w:r>
      <w:r w:rsidR="009B19BB" w:rsidRPr="00CB2B20">
        <w:rPr>
          <w:rFonts w:ascii="Times New Roman" w:eastAsia="KaiTi" w:hAnsi="Times New Roman" w:cs="Times New Roman" w:hint="eastAsia"/>
          <w:b/>
          <w:bCs/>
          <w:color w:val="auto"/>
          <w:sz w:val="24"/>
          <w:szCs w:val="24"/>
        </w:rPr>
        <w:t>理论与方法学创新：</w:t>
      </w:r>
    </w:p>
    <w:p w14:paraId="07FEA826" w14:textId="6DCB1573" w:rsidR="009B19BB" w:rsidRPr="00BC0627" w:rsidRDefault="009B19BB" w:rsidP="00BC0627">
      <w:pPr>
        <w:pStyle w:val="ListParagraph"/>
        <w:numPr>
          <w:ilvl w:val="0"/>
          <w:numId w:val="6"/>
        </w:numPr>
        <w:spacing w:line="440" w:lineRule="exact"/>
        <w:rPr>
          <w:rFonts w:ascii="Times New Roman" w:eastAsia="KaiTi" w:hAnsi="Times New Roman" w:cs="Times New Roman"/>
          <w:color w:val="auto"/>
          <w:sz w:val="24"/>
          <w:szCs w:val="24"/>
        </w:rPr>
      </w:pPr>
      <w:r w:rsidRPr="00BC0627">
        <w:rPr>
          <w:rFonts w:ascii="Times New Roman" w:eastAsia="KaiTi" w:hAnsi="Times New Roman" w:cs="Times New Roman" w:hint="eastAsia"/>
          <w:color w:val="auto"/>
          <w:sz w:val="24"/>
          <w:szCs w:val="24"/>
        </w:rPr>
        <w:t>建立一套</w:t>
      </w:r>
      <w:r w:rsidR="00FD6926">
        <w:rPr>
          <w:rFonts w:ascii="Times New Roman" w:eastAsia="KaiTi" w:hAnsi="Times New Roman" w:cs="Times New Roman" w:hint="eastAsia"/>
          <w:color w:val="auto"/>
          <w:sz w:val="24"/>
          <w:szCs w:val="24"/>
        </w:rPr>
        <w:t>突破性、</w:t>
      </w:r>
      <w:r w:rsidRPr="00BC0627">
        <w:rPr>
          <w:rFonts w:ascii="Times New Roman" w:eastAsia="KaiTi" w:hAnsi="Times New Roman" w:cs="Times New Roman" w:hint="eastAsia"/>
          <w:color w:val="auto"/>
          <w:sz w:val="24"/>
          <w:szCs w:val="24"/>
        </w:rPr>
        <w:t>整合性的高分辨率病毒基因组流行病学分析框架，能够实现从宏基因组数据到病毒单倍型进化动态的定量解析</w:t>
      </w:r>
      <w:r w:rsidR="002F7157">
        <w:rPr>
          <w:rFonts w:ascii="Times New Roman" w:eastAsia="KaiTi" w:hAnsi="Times New Roman" w:cs="Times New Roman" w:hint="eastAsia"/>
          <w:color w:val="auto"/>
          <w:sz w:val="24"/>
          <w:szCs w:val="24"/>
        </w:rPr>
        <w:t>；</w:t>
      </w:r>
    </w:p>
    <w:p w14:paraId="4F8564F6" w14:textId="3E883D6E" w:rsidR="009B19BB" w:rsidRPr="00BC0627" w:rsidRDefault="009B19BB" w:rsidP="00BC0627">
      <w:pPr>
        <w:pStyle w:val="ListParagraph"/>
        <w:numPr>
          <w:ilvl w:val="0"/>
          <w:numId w:val="6"/>
        </w:numPr>
        <w:spacing w:line="440" w:lineRule="exact"/>
        <w:rPr>
          <w:rFonts w:ascii="Times New Roman" w:eastAsia="KaiTi" w:hAnsi="Times New Roman" w:cs="Times New Roman"/>
          <w:color w:val="auto"/>
          <w:sz w:val="24"/>
          <w:szCs w:val="24"/>
        </w:rPr>
      </w:pPr>
      <w:r w:rsidRPr="00BC0627">
        <w:rPr>
          <w:rFonts w:ascii="Times New Roman" w:eastAsia="KaiTi" w:hAnsi="Times New Roman" w:cs="Times New Roman" w:hint="eastAsia"/>
          <w:color w:val="auto"/>
          <w:sz w:val="24"/>
          <w:szCs w:val="24"/>
        </w:rPr>
        <w:t>开发并验证一个可迁移的宿主内进化动力学模型，为解析低突变率</w:t>
      </w:r>
      <w:r w:rsidR="00FD6926">
        <w:rPr>
          <w:rFonts w:ascii="Times New Roman" w:eastAsia="KaiTi" w:hAnsi="Times New Roman" w:cs="Times New Roman" w:hint="eastAsia"/>
          <w:color w:val="auto"/>
          <w:sz w:val="24"/>
          <w:szCs w:val="24"/>
        </w:rPr>
        <w:t xml:space="preserve"> </w:t>
      </w:r>
      <w:r w:rsidRPr="00BC0627">
        <w:rPr>
          <w:rFonts w:ascii="Times New Roman" w:eastAsia="KaiTi" w:hAnsi="Times New Roman" w:cs="Times New Roman"/>
          <w:color w:val="auto"/>
          <w:sz w:val="24"/>
          <w:szCs w:val="24"/>
        </w:rPr>
        <w:t>DNA</w:t>
      </w:r>
      <w:r w:rsidR="00FD6926">
        <w:rPr>
          <w:rFonts w:ascii="Times New Roman" w:eastAsia="KaiTi" w:hAnsi="Times New Roman" w:cs="Times New Roman" w:hint="eastAsia"/>
          <w:color w:val="auto"/>
          <w:sz w:val="24"/>
          <w:szCs w:val="24"/>
        </w:rPr>
        <w:t xml:space="preserve"> </w:t>
      </w:r>
      <w:r w:rsidRPr="00BC0627">
        <w:rPr>
          <w:rFonts w:ascii="Times New Roman" w:eastAsia="KaiTi" w:hAnsi="Times New Roman" w:cs="Times New Roman" w:hint="eastAsia"/>
          <w:color w:val="auto"/>
          <w:sz w:val="24"/>
          <w:szCs w:val="24"/>
        </w:rPr>
        <w:t>病毒（乃至</w:t>
      </w:r>
      <w:r w:rsidR="00EB53F7">
        <w:rPr>
          <w:rFonts w:ascii="Times New Roman" w:eastAsia="KaiTi" w:hAnsi="Times New Roman" w:cs="Times New Roman" w:hint="eastAsia"/>
          <w:color w:val="auto"/>
          <w:sz w:val="24"/>
          <w:szCs w:val="24"/>
        </w:rPr>
        <w:t>癌症</w:t>
      </w:r>
      <w:r w:rsidR="00174D2D">
        <w:rPr>
          <w:rFonts w:ascii="Times New Roman" w:eastAsia="KaiTi" w:hAnsi="Times New Roman" w:cs="Times New Roman" w:hint="eastAsia"/>
          <w:color w:val="auto"/>
          <w:sz w:val="24"/>
          <w:szCs w:val="24"/>
        </w:rPr>
        <w:t>发生</w:t>
      </w:r>
      <w:r w:rsidR="00FD6926">
        <w:rPr>
          <w:rFonts w:ascii="Times New Roman" w:eastAsia="KaiTi" w:hAnsi="Times New Roman" w:cs="Times New Roman" w:hint="eastAsia"/>
          <w:color w:val="auto"/>
          <w:sz w:val="24"/>
          <w:szCs w:val="24"/>
        </w:rPr>
        <w:t>初期</w:t>
      </w:r>
      <w:r w:rsidRPr="00BC0627">
        <w:rPr>
          <w:rFonts w:ascii="Times New Roman" w:eastAsia="KaiTi" w:hAnsi="Times New Roman" w:cs="Times New Roman" w:hint="eastAsia"/>
          <w:color w:val="auto"/>
          <w:sz w:val="24"/>
          <w:szCs w:val="24"/>
        </w:rPr>
        <w:t>）的微观进化历程提供全新可量化的研究范式</w:t>
      </w:r>
      <w:r w:rsidR="002F7157">
        <w:rPr>
          <w:rFonts w:ascii="Times New Roman" w:eastAsia="KaiTi" w:hAnsi="Times New Roman" w:cs="Times New Roman" w:hint="eastAsia"/>
          <w:color w:val="auto"/>
          <w:sz w:val="24"/>
          <w:szCs w:val="24"/>
        </w:rPr>
        <w:t>；</w:t>
      </w:r>
    </w:p>
    <w:p w14:paraId="6775988A" w14:textId="1812C46D" w:rsidR="009B19BB" w:rsidRPr="00BC0627" w:rsidRDefault="009B19BB" w:rsidP="00BC0627">
      <w:pPr>
        <w:pStyle w:val="ListParagraph"/>
        <w:numPr>
          <w:ilvl w:val="0"/>
          <w:numId w:val="6"/>
        </w:numPr>
        <w:spacing w:after="120" w:line="440" w:lineRule="exact"/>
        <w:rPr>
          <w:rFonts w:ascii="Times New Roman" w:eastAsia="KaiTi" w:hAnsi="Times New Roman" w:cs="Times New Roman"/>
          <w:color w:val="auto"/>
          <w:sz w:val="24"/>
          <w:szCs w:val="24"/>
        </w:rPr>
      </w:pPr>
      <w:r w:rsidRPr="00BC0627">
        <w:rPr>
          <w:rFonts w:ascii="Times New Roman" w:eastAsia="KaiTi" w:hAnsi="Times New Roman" w:cs="Times New Roman" w:hint="eastAsia"/>
          <w:color w:val="auto"/>
          <w:sz w:val="24"/>
          <w:szCs w:val="24"/>
        </w:rPr>
        <w:t>提出一种能够在高背景突变噪声下稳健识别基因重组事件的专用生物信息学方法，突破当前研究的技术瓶颈。</w:t>
      </w:r>
    </w:p>
    <w:p w14:paraId="2569D780" w14:textId="6EB36473" w:rsidR="009B19BB" w:rsidRPr="00CB2B20" w:rsidRDefault="00CB2B20" w:rsidP="009B19BB">
      <w:pPr>
        <w:spacing w:line="440" w:lineRule="exact"/>
        <w:ind w:firstLineChars="200" w:firstLine="489"/>
        <w:rPr>
          <w:rFonts w:ascii="Times New Roman" w:eastAsia="KaiTi" w:hAnsi="Times New Roman" w:cs="Times New Roman"/>
          <w:b/>
          <w:bCs/>
          <w:color w:val="auto"/>
          <w:sz w:val="24"/>
          <w:szCs w:val="24"/>
        </w:rPr>
      </w:pPr>
      <w:r w:rsidRPr="00CB2B20">
        <w:rPr>
          <w:rFonts w:ascii="Times New Roman" w:eastAsia="KaiTi" w:hAnsi="Times New Roman" w:cs="Times New Roman" w:hint="eastAsia"/>
          <w:b/>
          <w:bCs/>
          <w:color w:val="auto"/>
          <w:sz w:val="24"/>
          <w:szCs w:val="24"/>
        </w:rPr>
        <w:t xml:space="preserve">4.2.2 </w:t>
      </w:r>
      <w:r w:rsidR="009B19BB" w:rsidRPr="00CB2B20">
        <w:rPr>
          <w:rFonts w:ascii="Times New Roman" w:eastAsia="KaiTi" w:hAnsi="Times New Roman" w:cs="Times New Roman" w:hint="eastAsia"/>
          <w:b/>
          <w:bCs/>
          <w:color w:val="auto"/>
          <w:sz w:val="24"/>
          <w:szCs w:val="24"/>
        </w:rPr>
        <w:t>关键科学问题的突破：</w:t>
      </w:r>
    </w:p>
    <w:p w14:paraId="687D1C85" w14:textId="4966DB9D" w:rsidR="009B19BB" w:rsidRPr="00435100" w:rsidRDefault="009B19BB" w:rsidP="00435100">
      <w:pPr>
        <w:pStyle w:val="ListParagraph"/>
        <w:numPr>
          <w:ilvl w:val="0"/>
          <w:numId w:val="7"/>
        </w:numPr>
        <w:spacing w:line="440" w:lineRule="exact"/>
        <w:rPr>
          <w:rFonts w:ascii="Times New Roman" w:eastAsia="KaiTi" w:hAnsi="Times New Roman" w:cs="Times New Roman"/>
          <w:color w:val="auto"/>
          <w:sz w:val="24"/>
          <w:szCs w:val="24"/>
        </w:rPr>
      </w:pPr>
      <w:r w:rsidRPr="00435100">
        <w:rPr>
          <w:rFonts w:ascii="Times New Roman" w:eastAsia="KaiTi" w:hAnsi="Times New Roman" w:cs="Times New Roman" w:hint="eastAsia"/>
          <w:color w:val="auto"/>
          <w:sz w:val="24"/>
          <w:szCs w:val="24"/>
        </w:rPr>
        <w:t>首次</w:t>
      </w:r>
      <w:r w:rsidR="00E862FC">
        <w:rPr>
          <w:rFonts w:ascii="Times New Roman" w:eastAsia="KaiTi" w:hAnsi="Times New Roman" w:cs="Times New Roman" w:hint="eastAsia"/>
          <w:color w:val="auto"/>
          <w:sz w:val="24"/>
          <w:szCs w:val="24"/>
        </w:rPr>
        <w:t>以动力学模型</w:t>
      </w:r>
      <w:r w:rsidRPr="00435100">
        <w:rPr>
          <w:rFonts w:ascii="Times New Roman" w:eastAsia="KaiTi" w:hAnsi="Times New Roman" w:cs="Times New Roman" w:hint="eastAsia"/>
          <w:color w:val="auto"/>
          <w:sz w:val="24"/>
          <w:szCs w:val="24"/>
        </w:rPr>
        <w:t>定量阐明在适应性免疫缺失的背景下，病毒多样性的主要生成范式是</w:t>
      </w:r>
      <w:r w:rsidR="00E9406E">
        <w:rPr>
          <w:rFonts w:ascii="Times New Roman" w:eastAsia="KaiTi" w:hAnsi="Times New Roman" w:cs="Times New Roman" w:hint="eastAsia"/>
          <w:color w:val="auto"/>
          <w:sz w:val="24"/>
          <w:szCs w:val="24"/>
        </w:rPr>
        <w:t>宿主内独立</w:t>
      </w:r>
      <w:r w:rsidRPr="00435100">
        <w:rPr>
          <w:rFonts w:ascii="Times New Roman" w:eastAsia="KaiTi" w:hAnsi="Times New Roman" w:cs="Times New Roman" w:hint="eastAsia"/>
          <w:color w:val="auto"/>
          <w:sz w:val="24"/>
          <w:szCs w:val="24"/>
        </w:rPr>
        <w:t>进化还是</w:t>
      </w:r>
      <w:r w:rsidR="00E9406E">
        <w:rPr>
          <w:rFonts w:ascii="Times New Roman" w:eastAsia="KaiTi" w:hAnsi="Times New Roman" w:cs="Times New Roman" w:hint="eastAsia"/>
          <w:color w:val="auto"/>
          <w:sz w:val="24"/>
          <w:szCs w:val="24"/>
        </w:rPr>
        <w:t>环境</w:t>
      </w:r>
      <w:r w:rsidRPr="00435100">
        <w:rPr>
          <w:rFonts w:ascii="Times New Roman" w:eastAsia="KaiTi" w:hAnsi="Times New Roman" w:cs="Times New Roman" w:hint="eastAsia"/>
          <w:color w:val="auto"/>
          <w:sz w:val="24"/>
          <w:szCs w:val="24"/>
        </w:rPr>
        <w:t>机会性定植</w:t>
      </w:r>
      <w:r w:rsidR="002F7157">
        <w:rPr>
          <w:rFonts w:ascii="Times New Roman" w:eastAsia="KaiTi" w:hAnsi="Times New Roman" w:cs="Times New Roman" w:hint="eastAsia"/>
          <w:color w:val="auto"/>
          <w:sz w:val="24"/>
          <w:szCs w:val="24"/>
        </w:rPr>
        <w:t>；</w:t>
      </w:r>
    </w:p>
    <w:p w14:paraId="22BBFE0C" w14:textId="4BDA5986" w:rsidR="009B19BB" w:rsidRPr="00435100" w:rsidRDefault="009B19BB" w:rsidP="00435100">
      <w:pPr>
        <w:pStyle w:val="ListParagraph"/>
        <w:numPr>
          <w:ilvl w:val="0"/>
          <w:numId w:val="7"/>
        </w:numPr>
        <w:spacing w:line="440" w:lineRule="exact"/>
        <w:rPr>
          <w:rFonts w:ascii="Times New Roman" w:eastAsia="KaiTi" w:hAnsi="Times New Roman" w:cs="Times New Roman"/>
          <w:color w:val="auto"/>
          <w:sz w:val="24"/>
          <w:szCs w:val="24"/>
        </w:rPr>
      </w:pPr>
      <w:r w:rsidRPr="00435100">
        <w:rPr>
          <w:rFonts w:ascii="Times New Roman" w:eastAsia="KaiTi" w:hAnsi="Times New Roman" w:cs="Times New Roman" w:hint="eastAsia"/>
          <w:color w:val="auto"/>
          <w:sz w:val="24"/>
          <w:szCs w:val="24"/>
        </w:rPr>
        <w:t>揭示当适应性免疫缺位后，以</w:t>
      </w:r>
      <w:r w:rsidR="00DE2050">
        <w:rPr>
          <w:rFonts w:ascii="Times New Roman" w:eastAsia="KaiTi" w:hAnsi="Times New Roman" w:cs="Times New Roman" w:hint="eastAsia"/>
          <w:color w:val="auto"/>
          <w:sz w:val="24"/>
          <w:szCs w:val="24"/>
        </w:rPr>
        <w:t xml:space="preserve"> </w:t>
      </w:r>
      <w:r w:rsidRPr="00435100">
        <w:rPr>
          <w:rFonts w:ascii="Times New Roman" w:eastAsia="KaiTi" w:hAnsi="Times New Roman" w:cs="Times New Roman"/>
          <w:color w:val="auto"/>
          <w:sz w:val="24"/>
          <w:szCs w:val="24"/>
        </w:rPr>
        <w:t>APOBEC3</w:t>
      </w:r>
      <w:r w:rsidR="00DE2050">
        <w:rPr>
          <w:rFonts w:ascii="Times New Roman" w:eastAsia="KaiTi" w:hAnsi="Times New Roman" w:cs="Times New Roman" w:hint="eastAsia"/>
          <w:color w:val="auto"/>
          <w:sz w:val="24"/>
          <w:szCs w:val="24"/>
        </w:rPr>
        <w:t xml:space="preserve"> </w:t>
      </w:r>
      <w:r w:rsidRPr="00435100">
        <w:rPr>
          <w:rFonts w:ascii="Times New Roman" w:eastAsia="KaiTi" w:hAnsi="Times New Roman" w:cs="Times New Roman" w:hint="eastAsia"/>
          <w:color w:val="auto"/>
          <w:sz w:val="24"/>
          <w:szCs w:val="24"/>
        </w:rPr>
        <w:t>为代表的先天免疫压力和基因重组如何重塑病毒的进化引擎，并成为驱动其多样化的主要动力</w:t>
      </w:r>
      <w:r w:rsidR="002F7157">
        <w:rPr>
          <w:rFonts w:ascii="Times New Roman" w:eastAsia="KaiTi" w:hAnsi="Times New Roman" w:cs="Times New Roman" w:hint="eastAsia"/>
          <w:color w:val="auto"/>
          <w:sz w:val="24"/>
          <w:szCs w:val="24"/>
        </w:rPr>
        <w:t>；</w:t>
      </w:r>
    </w:p>
    <w:p w14:paraId="2CCF61D9" w14:textId="01F392A5" w:rsidR="009B19BB" w:rsidRPr="00435100" w:rsidRDefault="009B19BB" w:rsidP="00435100">
      <w:pPr>
        <w:pStyle w:val="ListParagraph"/>
        <w:numPr>
          <w:ilvl w:val="0"/>
          <w:numId w:val="7"/>
        </w:numPr>
        <w:spacing w:after="120" w:line="440" w:lineRule="exact"/>
        <w:rPr>
          <w:rFonts w:ascii="Times New Roman" w:eastAsia="KaiTi" w:hAnsi="Times New Roman" w:cs="Times New Roman"/>
          <w:color w:val="auto"/>
          <w:sz w:val="24"/>
          <w:szCs w:val="24"/>
        </w:rPr>
      </w:pPr>
      <w:r w:rsidRPr="00435100">
        <w:rPr>
          <w:rFonts w:ascii="Times New Roman" w:eastAsia="KaiTi" w:hAnsi="Times New Roman" w:cs="Times New Roman" w:hint="eastAsia"/>
          <w:color w:val="auto"/>
          <w:sz w:val="24"/>
          <w:szCs w:val="24"/>
        </w:rPr>
        <w:t>首次系统性评估大量新型皮肤</w:t>
      </w:r>
      <w:r w:rsidR="00963C45">
        <w:rPr>
          <w:rFonts w:ascii="Times New Roman" w:eastAsia="KaiTi" w:hAnsi="Times New Roman" w:cs="Times New Roman" w:hint="eastAsia"/>
          <w:color w:val="auto"/>
          <w:sz w:val="24"/>
          <w:szCs w:val="24"/>
        </w:rPr>
        <w:t xml:space="preserve"> </w:t>
      </w:r>
      <w:r w:rsidRPr="00435100">
        <w:rPr>
          <w:rFonts w:ascii="Times New Roman" w:eastAsia="KaiTi" w:hAnsi="Times New Roman" w:cs="Times New Roman"/>
          <w:color w:val="auto"/>
          <w:sz w:val="24"/>
          <w:szCs w:val="24"/>
        </w:rPr>
        <w:t>HPV</w:t>
      </w:r>
      <w:r w:rsidR="00963C45">
        <w:rPr>
          <w:rFonts w:ascii="Times New Roman" w:eastAsia="KaiTi" w:hAnsi="Times New Roman" w:cs="Times New Roman" w:hint="eastAsia"/>
          <w:color w:val="auto"/>
          <w:sz w:val="24"/>
          <w:szCs w:val="24"/>
        </w:rPr>
        <w:t xml:space="preserve"> </w:t>
      </w:r>
      <w:r w:rsidRPr="00435100">
        <w:rPr>
          <w:rFonts w:ascii="Times New Roman" w:eastAsia="KaiTi" w:hAnsi="Times New Roman" w:cs="Times New Roman" w:hint="eastAsia"/>
          <w:color w:val="auto"/>
          <w:sz w:val="24"/>
          <w:szCs w:val="24"/>
        </w:rPr>
        <w:t>基因型的功能变异与潜在致癌风险，为临床监测提供</w:t>
      </w:r>
      <w:r w:rsidR="00686AEE">
        <w:rPr>
          <w:rFonts w:ascii="Times New Roman" w:eastAsia="KaiTi" w:hAnsi="Times New Roman" w:cs="Times New Roman" w:hint="eastAsia"/>
          <w:color w:val="auto"/>
          <w:sz w:val="24"/>
          <w:szCs w:val="24"/>
        </w:rPr>
        <w:t>新的</w:t>
      </w:r>
      <w:r w:rsidR="00B34E32">
        <w:rPr>
          <w:rFonts w:ascii="Times New Roman" w:eastAsia="KaiTi" w:hAnsi="Times New Roman" w:cs="Times New Roman" w:hint="eastAsia"/>
          <w:color w:val="auto"/>
          <w:sz w:val="24"/>
          <w:szCs w:val="24"/>
        </w:rPr>
        <w:t>理论</w:t>
      </w:r>
      <w:r w:rsidRPr="00435100">
        <w:rPr>
          <w:rFonts w:ascii="Times New Roman" w:eastAsia="KaiTi" w:hAnsi="Times New Roman" w:cs="Times New Roman" w:hint="eastAsia"/>
          <w:color w:val="auto"/>
          <w:sz w:val="24"/>
          <w:szCs w:val="24"/>
        </w:rPr>
        <w:t>依据。</w:t>
      </w:r>
    </w:p>
    <w:p w14:paraId="2AE99B26" w14:textId="6DB67652" w:rsidR="009B19BB" w:rsidRPr="00CB2B20" w:rsidRDefault="00CB2B20" w:rsidP="009B19BB">
      <w:pPr>
        <w:spacing w:line="440" w:lineRule="exact"/>
        <w:ind w:firstLineChars="200" w:firstLine="489"/>
        <w:rPr>
          <w:rFonts w:ascii="Times New Roman" w:eastAsia="KaiTi" w:hAnsi="Times New Roman" w:cs="Times New Roman"/>
          <w:b/>
          <w:bCs/>
          <w:color w:val="auto"/>
          <w:sz w:val="24"/>
          <w:szCs w:val="24"/>
        </w:rPr>
      </w:pPr>
      <w:r w:rsidRPr="00CB2B20">
        <w:rPr>
          <w:rFonts w:ascii="Times New Roman" w:eastAsia="KaiTi" w:hAnsi="Times New Roman" w:cs="Times New Roman" w:hint="eastAsia"/>
          <w:b/>
          <w:bCs/>
          <w:color w:val="auto"/>
          <w:sz w:val="24"/>
          <w:szCs w:val="24"/>
        </w:rPr>
        <w:t xml:space="preserve">4.2.3 </w:t>
      </w:r>
      <w:r w:rsidR="009B19BB" w:rsidRPr="00CB2B20">
        <w:rPr>
          <w:rFonts w:ascii="Times New Roman" w:eastAsia="KaiTi" w:hAnsi="Times New Roman" w:cs="Times New Roman" w:hint="eastAsia"/>
          <w:b/>
          <w:bCs/>
          <w:color w:val="auto"/>
          <w:sz w:val="24"/>
          <w:szCs w:val="24"/>
        </w:rPr>
        <w:t>数据资源与成果产出：</w:t>
      </w:r>
    </w:p>
    <w:p w14:paraId="5EF1C80F" w14:textId="53602669" w:rsidR="009B19BB" w:rsidRPr="00F2574B" w:rsidRDefault="009B19BB" w:rsidP="00F2574B">
      <w:pPr>
        <w:pStyle w:val="ListParagraph"/>
        <w:numPr>
          <w:ilvl w:val="0"/>
          <w:numId w:val="8"/>
        </w:numPr>
        <w:spacing w:line="440" w:lineRule="exact"/>
        <w:rPr>
          <w:rFonts w:ascii="Times New Roman" w:eastAsia="KaiTi" w:hAnsi="Times New Roman" w:cs="Times New Roman"/>
          <w:color w:val="auto"/>
          <w:sz w:val="24"/>
          <w:szCs w:val="24"/>
        </w:rPr>
      </w:pPr>
      <w:r w:rsidRPr="00F2574B">
        <w:rPr>
          <w:rFonts w:ascii="Times New Roman" w:eastAsia="KaiTi" w:hAnsi="Times New Roman" w:cs="Times New Roman" w:hint="eastAsia"/>
          <w:color w:val="auto"/>
          <w:sz w:val="24"/>
          <w:szCs w:val="24"/>
        </w:rPr>
        <w:t>构建并公开发布全球首个高质量、大规模的皮肤共生</w:t>
      </w:r>
      <w:r w:rsidR="008C28A2" w:rsidRPr="00F2574B">
        <w:rPr>
          <w:rFonts w:ascii="Times New Roman" w:eastAsia="KaiTi" w:hAnsi="Times New Roman" w:cs="Times New Roman" w:hint="eastAsia"/>
          <w:color w:val="auto"/>
          <w:sz w:val="24"/>
          <w:szCs w:val="24"/>
        </w:rPr>
        <w:t>低危型</w:t>
      </w:r>
      <w:r w:rsidR="008C28A2" w:rsidRPr="00F2574B">
        <w:rPr>
          <w:rFonts w:ascii="Times New Roman" w:eastAsia="KaiTi" w:hAnsi="Times New Roman" w:cs="Times New Roman" w:hint="eastAsia"/>
          <w:color w:val="auto"/>
          <w:sz w:val="24"/>
          <w:szCs w:val="24"/>
        </w:rPr>
        <w:t xml:space="preserve"> </w:t>
      </w:r>
      <w:r w:rsidRPr="00F2574B">
        <w:rPr>
          <w:rFonts w:ascii="Times New Roman" w:eastAsia="KaiTi" w:hAnsi="Times New Roman" w:cs="Times New Roman"/>
          <w:color w:val="auto"/>
          <w:sz w:val="24"/>
          <w:szCs w:val="24"/>
        </w:rPr>
        <w:t>HPV</w:t>
      </w:r>
      <w:r w:rsidR="008C28A2" w:rsidRPr="00F2574B">
        <w:rPr>
          <w:rFonts w:ascii="Times New Roman" w:eastAsia="KaiTi" w:hAnsi="Times New Roman" w:cs="Times New Roman" w:hint="eastAsia"/>
          <w:color w:val="auto"/>
          <w:sz w:val="24"/>
          <w:szCs w:val="24"/>
        </w:rPr>
        <w:t xml:space="preserve"> </w:t>
      </w:r>
      <w:r w:rsidRPr="00F2574B">
        <w:rPr>
          <w:rFonts w:ascii="Times New Roman" w:eastAsia="KaiTi" w:hAnsi="Times New Roman" w:cs="Times New Roman" w:hint="eastAsia"/>
          <w:color w:val="auto"/>
          <w:sz w:val="24"/>
          <w:szCs w:val="24"/>
        </w:rPr>
        <w:t>单倍型基因组数据库，为领域内研究提供关键性基础资源</w:t>
      </w:r>
      <w:r w:rsidR="001F7227">
        <w:rPr>
          <w:rFonts w:ascii="Times New Roman" w:eastAsia="KaiTi" w:hAnsi="Times New Roman" w:cs="Times New Roman" w:hint="eastAsia"/>
          <w:color w:val="auto"/>
          <w:sz w:val="24"/>
          <w:szCs w:val="24"/>
        </w:rPr>
        <w:t>；</w:t>
      </w:r>
    </w:p>
    <w:p w14:paraId="7C94DDAF" w14:textId="30D57201" w:rsidR="009B19BB" w:rsidRPr="00F2574B" w:rsidRDefault="009B19BB" w:rsidP="00F2574B">
      <w:pPr>
        <w:pStyle w:val="ListParagraph"/>
        <w:numPr>
          <w:ilvl w:val="0"/>
          <w:numId w:val="8"/>
        </w:numPr>
        <w:spacing w:line="440" w:lineRule="exact"/>
        <w:rPr>
          <w:rFonts w:ascii="Times New Roman" w:eastAsia="KaiTi" w:hAnsi="Times New Roman" w:cs="Times New Roman"/>
          <w:color w:val="auto"/>
          <w:sz w:val="24"/>
          <w:szCs w:val="24"/>
        </w:rPr>
      </w:pPr>
      <w:r w:rsidRPr="00F2574B">
        <w:rPr>
          <w:rFonts w:ascii="Times New Roman" w:eastAsia="KaiTi" w:hAnsi="Times New Roman" w:cs="Times New Roman" w:hint="eastAsia"/>
          <w:color w:val="auto"/>
          <w:sz w:val="24"/>
          <w:szCs w:val="24"/>
        </w:rPr>
        <w:lastRenderedPageBreak/>
        <w:t>在项目执行期间，计划在国际期刊（如</w:t>
      </w:r>
      <w:r w:rsidRPr="00F2574B">
        <w:rPr>
          <w:rFonts w:ascii="Times New Roman" w:eastAsia="KaiTi" w:hAnsi="Times New Roman" w:cs="Times New Roman"/>
          <w:color w:val="auto"/>
          <w:sz w:val="24"/>
          <w:szCs w:val="24"/>
        </w:rPr>
        <w:t xml:space="preserve"> Cell Host &amp; Microbe</w:t>
      </w:r>
      <w:r w:rsidR="00FD6926">
        <w:rPr>
          <w:rFonts w:ascii="Times New Roman" w:eastAsia="KaiTi" w:hAnsi="Times New Roman" w:cs="Times New Roman"/>
          <w:color w:val="auto"/>
          <w:sz w:val="24"/>
          <w:szCs w:val="24"/>
        </w:rPr>
        <w:t xml:space="preserve">, </w:t>
      </w:r>
      <w:r w:rsidR="007900D8" w:rsidRPr="007900D8">
        <w:rPr>
          <w:rFonts w:ascii="Times New Roman" w:eastAsia="KaiTi" w:hAnsi="Times New Roman" w:cs="Times New Roman"/>
          <w:color w:val="auto"/>
          <w:sz w:val="24"/>
          <w:szCs w:val="24"/>
        </w:rPr>
        <w:t>Nature Ecology &amp; Evolution</w:t>
      </w:r>
      <w:r w:rsidR="00F4148B">
        <w:rPr>
          <w:rFonts w:ascii="Times New Roman" w:eastAsia="KaiTi" w:hAnsi="Times New Roman" w:cs="Times New Roman"/>
          <w:color w:val="auto"/>
          <w:sz w:val="24"/>
          <w:szCs w:val="24"/>
        </w:rPr>
        <w:t xml:space="preserve">, </w:t>
      </w:r>
      <w:r w:rsidR="006207E1" w:rsidRPr="006207E1">
        <w:rPr>
          <w:rFonts w:ascii="Times New Roman" w:eastAsia="KaiTi" w:hAnsi="Times New Roman" w:cs="Times New Roman"/>
          <w:color w:val="auto"/>
          <w:sz w:val="24"/>
          <w:szCs w:val="24"/>
        </w:rPr>
        <w:t>Genome Biology</w:t>
      </w:r>
      <w:r w:rsidR="006207E1">
        <w:rPr>
          <w:rFonts w:ascii="Times New Roman" w:eastAsia="KaiTi" w:hAnsi="Times New Roman" w:cs="Times New Roman"/>
          <w:color w:val="auto"/>
          <w:sz w:val="24"/>
          <w:szCs w:val="24"/>
        </w:rPr>
        <w:t>,</w:t>
      </w:r>
      <w:r w:rsidR="006207E1" w:rsidRPr="006207E1">
        <w:rPr>
          <w:rFonts w:ascii="Times New Roman" w:eastAsia="KaiTi" w:hAnsi="Times New Roman" w:cs="Times New Roman"/>
          <w:color w:val="auto"/>
          <w:sz w:val="24"/>
          <w:szCs w:val="24"/>
        </w:rPr>
        <w:t xml:space="preserve"> </w:t>
      </w:r>
      <w:r w:rsidR="00FB2D9F" w:rsidRPr="00FB2D9F">
        <w:rPr>
          <w:rFonts w:ascii="Times New Roman" w:eastAsia="KaiTi" w:hAnsi="Times New Roman" w:cs="Times New Roman"/>
          <w:color w:val="auto"/>
          <w:sz w:val="24"/>
          <w:szCs w:val="24"/>
        </w:rPr>
        <w:t>Molecular Biology and Evolution</w:t>
      </w:r>
      <w:r w:rsidRPr="00F2574B">
        <w:rPr>
          <w:rFonts w:ascii="Times New Roman" w:eastAsia="KaiTi" w:hAnsi="Times New Roman" w:cs="Times New Roman" w:hint="eastAsia"/>
          <w:color w:val="auto"/>
          <w:sz w:val="24"/>
          <w:szCs w:val="24"/>
        </w:rPr>
        <w:t xml:space="preserve"> </w:t>
      </w:r>
      <w:r w:rsidRPr="00F2574B">
        <w:rPr>
          <w:rFonts w:ascii="Times New Roman" w:eastAsia="KaiTi" w:hAnsi="Times New Roman" w:cs="Times New Roman" w:hint="eastAsia"/>
          <w:color w:val="auto"/>
          <w:sz w:val="24"/>
          <w:szCs w:val="24"/>
        </w:rPr>
        <w:t>等）发表</w:t>
      </w:r>
      <w:r w:rsidR="00BE6343">
        <w:rPr>
          <w:rFonts w:ascii="Times New Roman" w:eastAsia="KaiTi" w:hAnsi="Times New Roman" w:cs="Times New Roman" w:hint="eastAsia"/>
          <w:color w:val="auto"/>
          <w:sz w:val="24"/>
          <w:szCs w:val="24"/>
        </w:rPr>
        <w:t xml:space="preserve"> </w:t>
      </w:r>
      <w:r w:rsidRPr="00F2574B">
        <w:rPr>
          <w:rFonts w:ascii="Times New Roman" w:eastAsia="KaiTi" w:hAnsi="Times New Roman" w:cs="Times New Roman" w:hint="eastAsia"/>
          <w:color w:val="auto"/>
          <w:sz w:val="24"/>
          <w:szCs w:val="24"/>
        </w:rPr>
        <w:t>1</w:t>
      </w:r>
      <w:r w:rsidR="004F6A90">
        <w:rPr>
          <w:rFonts w:ascii="Times New Roman" w:eastAsia="KaiTi" w:hAnsi="Times New Roman" w:cs="Times New Roman" w:hint="eastAsia"/>
          <w:color w:val="auto"/>
          <w:sz w:val="24"/>
          <w:szCs w:val="24"/>
        </w:rPr>
        <w:t>-</w:t>
      </w:r>
      <w:r w:rsidRPr="00F2574B">
        <w:rPr>
          <w:rFonts w:ascii="Times New Roman" w:eastAsia="KaiTi" w:hAnsi="Times New Roman" w:cs="Times New Roman" w:hint="eastAsia"/>
          <w:color w:val="auto"/>
          <w:sz w:val="24"/>
          <w:szCs w:val="24"/>
        </w:rPr>
        <w:t>2</w:t>
      </w:r>
      <w:r w:rsidR="00BE6343">
        <w:rPr>
          <w:rFonts w:ascii="Times New Roman" w:eastAsia="KaiTi" w:hAnsi="Times New Roman" w:cs="Times New Roman" w:hint="eastAsia"/>
          <w:color w:val="auto"/>
          <w:sz w:val="24"/>
          <w:szCs w:val="24"/>
        </w:rPr>
        <w:t xml:space="preserve"> </w:t>
      </w:r>
      <w:r w:rsidRPr="00F2574B">
        <w:rPr>
          <w:rFonts w:ascii="Times New Roman" w:eastAsia="KaiTi" w:hAnsi="Times New Roman" w:cs="Times New Roman" w:hint="eastAsia"/>
          <w:color w:val="auto"/>
          <w:sz w:val="24"/>
          <w:szCs w:val="24"/>
        </w:rPr>
        <w:t>篇</w:t>
      </w:r>
      <w:r w:rsidR="007A58E4">
        <w:rPr>
          <w:rFonts w:ascii="Times New Roman" w:eastAsia="KaiTi" w:hAnsi="Times New Roman" w:cs="Times New Roman" w:hint="eastAsia"/>
          <w:color w:val="auto"/>
          <w:sz w:val="24"/>
          <w:szCs w:val="24"/>
        </w:rPr>
        <w:t>经同行品审的</w:t>
      </w:r>
      <w:r w:rsidRPr="00F2574B">
        <w:rPr>
          <w:rFonts w:ascii="Times New Roman" w:eastAsia="KaiTi" w:hAnsi="Times New Roman" w:cs="Times New Roman" w:hint="eastAsia"/>
          <w:color w:val="auto"/>
          <w:sz w:val="24"/>
          <w:szCs w:val="24"/>
        </w:rPr>
        <w:t>高水平研究论文</w:t>
      </w:r>
      <w:r w:rsidR="001F7227">
        <w:rPr>
          <w:rFonts w:ascii="Times New Roman" w:eastAsia="KaiTi" w:hAnsi="Times New Roman" w:cs="Times New Roman" w:hint="eastAsia"/>
          <w:color w:val="auto"/>
          <w:sz w:val="24"/>
          <w:szCs w:val="24"/>
        </w:rPr>
        <w:t>；</w:t>
      </w:r>
    </w:p>
    <w:p w14:paraId="7609748A" w14:textId="24C4BC94" w:rsidR="009B19BB" w:rsidRPr="00F2574B" w:rsidRDefault="009B19BB" w:rsidP="00F2574B">
      <w:pPr>
        <w:pStyle w:val="ListParagraph"/>
        <w:numPr>
          <w:ilvl w:val="0"/>
          <w:numId w:val="8"/>
        </w:numPr>
        <w:spacing w:line="440" w:lineRule="exact"/>
        <w:rPr>
          <w:rFonts w:ascii="Times New Roman" w:eastAsia="KaiTi" w:hAnsi="Times New Roman" w:cs="Times New Roman"/>
          <w:color w:val="auto"/>
          <w:sz w:val="24"/>
          <w:szCs w:val="24"/>
        </w:rPr>
      </w:pPr>
      <w:r w:rsidRPr="00F2574B">
        <w:rPr>
          <w:rFonts w:ascii="Times New Roman" w:eastAsia="KaiTi" w:hAnsi="Times New Roman" w:cs="Times New Roman" w:hint="eastAsia"/>
          <w:color w:val="auto"/>
          <w:sz w:val="24"/>
          <w:szCs w:val="24"/>
        </w:rPr>
        <w:t>在病毒免疫学或计算生物学领域的国际学术会议上进行口头报告</w:t>
      </w:r>
      <w:r w:rsidR="00F51C9A">
        <w:rPr>
          <w:rFonts w:ascii="Times New Roman" w:eastAsia="KaiTi" w:hAnsi="Times New Roman" w:cs="Times New Roman" w:hint="eastAsia"/>
          <w:color w:val="auto"/>
          <w:sz w:val="24"/>
          <w:szCs w:val="24"/>
        </w:rPr>
        <w:t xml:space="preserve"> </w:t>
      </w:r>
      <w:r w:rsidR="004526FD">
        <w:rPr>
          <w:rFonts w:ascii="Times New Roman" w:eastAsia="KaiTi" w:hAnsi="Times New Roman" w:cs="Times New Roman" w:hint="eastAsia"/>
          <w:color w:val="auto"/>
          <w:sz w:val="24"/>
          <w:szCs w:val="24"/>
        </w:rPr>
        <w:t>2</w:t>
      </w:r>
      <w:r w:rsidR="00F51C9A">
        <w:rPr>
          <w:rFonts w:ascii="Times New Roman" w:eastAsia="KaiTi" w:hAnsi="Times New Roman" w:cs="Times New Roman" w:hint="eastAsia"/>
          <w:color w:val="auto"/>
          <w:sz w:val="24"/>
          <w:szCs w:val="24"/>
        </w:rPr>
        <w:t xml:space="preserve">-3 </w:t>
      </w:r>
      <w:r w:rsidRPr="00F2574B">
        <w:rPr>
          <w:rFonts w:ascii="Times New Roman" w:eastAsia="KaiTi" w:hAnsi="Times New Roman" w:cs="Times New Roman" w:hint="eastAsia"/>
          <w:color w:val="auto"/>
          <w:sz w:val="24"/>
          <w:szCs w:val="24"/>
        </w:rPr>
        <w:t>次</w:t>
      </w:r>
      <w:r w:rsidR="001F7227">
        <w:rPr>
          <w:rFonts w:ascii="Times New Roman" w:eastAsia="KaiTi" w:hAnsi="Times New Roman" w:cs="Times New Roman" w:hint="eastAsia"/>
          <w:color w:val="auto"/>
          <w:sz w:val="24"/>
          <w:szCs w:val="24"/>
        </w:rPr>
        <w:t>；</w:t>
      </w:r>
    </w:p>
    <w:p w14:paraId="7AAB2C7D" w14:textId="5A6F83C9" w:rsidR="009B19BB" w:rsidRPr="00F2574B" w:rsidRDefault="009B19BB" w:rsidP="00F2574B">
      <w:pPr>
        <w:pStyle w:val="ListParagraph"/>
        <w:numPr>
          <w:ilvl w:val="0"/>
          <w:numId w:val="8"/>
        </w:numPr>
        <w:spacing w:line="440" w:lineRule="exact"/>
        <w:rPr>
          <w:rFonts w:ascii="Times New Roman" w:eastAsia="KaiTi" w:hAnsi="Times New Roman" w:cs="Times New Roman"/>
          <w:color w:val="auto"/>
          <w:sz w:val="24"/>
          <w:szCs w:val="24"/>
        </w:rPr>
      </w:pPr>
      <w:r w:rsidRPr="00F2574B">
        <w:rPr>
          <w:rFonts w:ascii="Times New Roman" w:eastAsia="KaiTi" w:hAnsi="Times New Roman" w:cs="Times New Roman" w:hint="eastAsia"/>
          <w:color w:val="auto"/>
          <w:sz w:val="24"/>
          <w:szCs w:val="24"/>
        </w:rPr>
        <w:t>培养博士研究生</w:t>
      </w:r>
      <w:r w:rsidR="00F85071">
        <w:rPr>
          <w:rFonts w:ascii="Times New Roman" w:eastAsia="KaiTi" w:hAnsi="Times New Roman" w:cs="Times New Roman" w:hint="eastAsia"/>
          <w:color w:val="auto"/>
          <w:sz w:val="24"/>
          <w:szCs w:val="24"/>
        </w:rPr>
        <w:t>1</w:t>
      </w:r>
      <w:r w:rsidRPr="00F2574B">
        <w:rPr>
          <w:rFonts w:ascii="Times New Roman" w:eastAsia="KaiTi" w:hAnsi="Times New Roman" w:cs="Times New Roman" w:hint="eastAsia"/>
          <w:color w:val="auto"/>
          <w:sz w:val="24"/>
          <w:szCs w:val="24"/>
        </w:rPr>
        <w:t>名，为我国在基因组流行病学领域储备青年人才。</w:t>
      </w:r>
    </w:p>
    <w:p w14:paraId="2C04953A" w14:textId="77777777" w:rsidR="00F52908" w:rsidRDefault="00F52908" w:rsidP="007D0AD8">
      <w:pPr>
        <w:spacing w:line="440" w:lineRule="exact"/>
        <w:ind w:firstLineChars="200" w:firstLine="480"/>
        <w:rPr>
          <w:rFonts w:ascii="Times New Roman" w:eastAsia="KaiTi" w:hAnsi="Times New Roman" w:cs="Times New Roman"/>
          <w:color w:val="auto"/>
          <w:sz w:val="24"/>
          <w:szCs w:val="24"/>
        </w:rPr>
      </w:pPr>
    </w:p>
    <w:p w14:paraId="674A282B" w14:textId="77777777" w:rsidR="00764354" w:rsidRPr="004B7707" w:rsidRDefault="00764354" w:rsidP="007D0AD8">
      <w:pPr>
        <w:spacing w:line="440" w:lineRule="exact"/>
        <w:ind w:firstLineChars="200" w:firstLine="480"/>
        <w:rPr>
          <w:rFonts w:ascii="Times New Roman" w:eastAsia="KaiTi" w:hAnsi="Times New Roman" w:cs="Times New Roman"/>
          <w:color w:val="auto"/>
          <w:sz w:val="24"/>
          <w:szCs w:val="24"/>
        </w:rPr>
      </w:pPr>
    </w:p>
    <w:p w14:paraId="5E673A27" w14:textId="2D3D76E4" w:rsidR="00F23C2B" w:rsidRPr="00F23C2B" w:rsidRDefault="00AE4AD1" w:rsidP="0049275F">
      <w:pPr>
        <w:spacing w:after="240" w:line="440" w:lineRule="exact"/>
        <w:ind w:firstLineChars="200" w:firstLine="571"/>
        <w:rPr>
          <w:rFonts w:ascii="Times New Roman" w:eastAsia="KaiTi" w:hAnsi="Times New Roman" w:cs="Times New Roman"/>
          <w:color w:val="0070C0"/>
          <w:sz w:val="28"/>
          <w:szCs w:val="28"/>
        </w:rPr>
      </w:pPr>
      <w:r w:rsidRPr="006E637C">
        <w:rPr>
          <w:rFonts w:ascii="Times New Roman" w:eastAsia="KaiTi" w:hAnsi="Times New Roman" w:cs="Times New Roman"/>
          <w:b/>
          <w:bCs/>
          <w:color w:val="0070C0"/>
          <w:sz w:val="28"/>
          <w:szCs w:val="28"/>
        </w:rPr>
        <w:t>（二）</w:t>
      </w:r>
      <w:r w:rsidR="00990418" w:rsidRPr="006E637C">
        <w:rPr>
          <w:rFonts w:ascii="Times New Roman" w:eastAsia="KaiTi" w:hAnsi="Times New Roman" w:cs="Times New Roman"/>
          <w:b/>
          <w:bCs/>
          <w:color w:val="0070C0"/>
          <w:sz w:val="28"/>
          <w:szCs w:val="28"/>
        </w:rPr>
        <w:t>研究基础</w:t>
      </w:r>
      <w:r w:rsidRPr="006E637C">
        <w:rPr>
          <w:rFonts w:ascii="Times New Roman" w:eastAsia="KaiTi" w:hAnsi="Times New Roman" w:cs="Times New Roman"/>
          <w:color w:val="0070C0"/>
          <w:sz w:val="28"/>
          <w:szCs w:val="28"/>
        </w:rPr>
        <w:t>（与本项目相关的研究工作积累</w:t>
      </w:r>
      <w:r w:rsidR="00540D88" w:rsidRPr="006E637C">
        <w:rPr>
          <w:rFonts w:ascii="Times New Roman" w:eastAsia="KaiTi" w:hAnsi="Times New Roman" w:cs="Times New Roman"/>
          <w:color w:val="0070C0"/>
          <w:sz w:val="28"/>
          <w:szCs w:val="28"/>
        </w:rPr>
        <w:t>，以及为开展本项目研究做的思考和准备</w:t>
      </w:r>
      <w:r w:rsidRPr="006E637C">
        <w:rPr>
          <w:rFonts w:ascii="Times New Roman" w:eastAsia="KaiTi" w:hAnsi="Times New Roman" w:cs="Times New Roman"/>
          <w:color w:val="0070C0"/>
          <w:sz w:val="28"/>
          <w:szCs w:val="28"/>
        </w:rPr>
        <w:t>）。</w:t>
      </w:r>
    </w:p>
    <w:p w14:paraId="29691ED0" w14:textId="7BF372DB" w:rsidR="00F23C2B" w:rsidRPr="007619E5" w:rsidRDefault="00F23C2B" w:rsidP="006D292B">
      <w:pPr>
        <w:spacing w:after="120" w:line="440" w:lineRule="exact"/>
        <w:rPr>
          <w:rFonts w:ascii="Times New Roman" w:eastAsia="KaiTi" w:hAnsi="Times New Roman" w:cs="Times New Roman"/>
          <w:b/>
          <w:bCs/>
          <w:color w:val="auto"/>
          <w:sz w:val="28"/>
          <w:szCs w:val="28"/>
        </w:rPr>
      </w:pPr>
      <w:r w:rsidRPr="007619E5">
        <w:rPr>
          <w:rFonts w:ascii="Times New Roman" w:eastAsia="KaiTi" w:hAnsi="Times New Roman" w:cs="Times New Roman"/>
          <w:b/>
          <w:bCs/>
          <w:color w:val="auto"/>
          <w:sz w:val="28"/>
          <w:szCs w:val="28"/>
        </w:rPr>
        <w:t xml:space="preserve">1. </w:t>
      </w:r>
      <w:r w:rsidRPr="007619E5">
        <w:rPr>
          <w:rFonts w:ascii="Times New Roman" w:eastAsia="KaiTi" w:hAnsi="Times New Roman" w:cs="Times New Roman" w:hint="eastAsia"/>
          <w:b/>
          <w:bCs/>
          <w:color w:val="auto"/>
          <w:sz w:val="28"/>
          <w:szCs w:val="28"/>
        </w:rPr>
        <w:t>相关研究工作积累</w:t>
      </w:r>
    </w:p>
    <w:p w14:paraId="7FDAAA60" w14:textId="6A81CCCE" w:rsidR="00F23C2B" w:rsidRPr="00F23C2B" w:rsidRDefault="00F23C2B" w:rsidP="006D292B">
      <w:pPr>
        <w:spacing w:after="120" w:line="440" w:lineRule="exact"/>
        <w:ind w:firstLineChars="200" w:firstLine="480"/>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t>申请人具备扎实的交叉学科研究背景和丰富的科研训练经历。本科阶段，申请人于</w:t>
      </w:r>
      <w:r w:rsidRPr="00307DFA">
        <w:rPr>
          <w:rFonts w:ascii="Times New Roman" w:eastAsia="KaiTi" w:hAnsi="Times New Roman" w:cs="Times New Roman" w:hint="eastAsia"/>
          <w:b/>
          <w:bCs/>
          <w:color w:val="auto"/>
          <w:sz w:val="24"/>
          <w:szCs w:val="24"/>
        </w:rPr>
        <w:t>四川大学计算生物交叉试验班</w:t>
      </w:r>
      <w:r w:rsidRPr="00F23C2B">
        <w:rPr>
          <w:rFonts w:ascii="Times New Roman" w:eastAsia="KaiTi" w:hAnsi="Times New Roman" w:cs="Times New Roman" w:hint="eastAsia"/>
          <w:color w:val="auto"/>
          <w:sz w:val="24"/>
          <w:szCs w:val="24"/>
        </w:rPr>
        <w:t>接受了</w:t>
      </w:r>
      <w:r w:rsidRPr="00307DFA">
        <w:rPr>
          <w:rFonts w:ascii="Times New Roman" w:eastAsia="KaiTi" w:hAnsi="Times New Roman" w:cs="Times New Roman" w:hint="eastAsia"/>
          <w:b/>
          <w:bCs/>
          <w:color w:val="auto"/>
          <w:sz w:val="24"/>
          <w:szCs w:val="24"/>
        </w:rPr>
        <w:t>生命科学与软件工程的双学位</w:t>
      </w:r>
      <w:r w:rsidRPr="00F23C2B">
        <w:rPr>
          <w:rFonts w:ascii="Times New Roman" w:eastAsia="KaiTi" w:hAnsi="Times New Roman" w:cs="Times New Roman" w:hint="eastAsia"/>
          <w:color w:val="auto"/>
          <w:sz w:val="24"/>
          <w:szCs w:val="24"/>
        </w:rPr>
        <w:t>教育，系统掌握了从多组学数据分析到机器学习</w:t>
      </w:r>
      <w:r w:rsidR="00622586">
        <w:rPr>
          <w:rFonts w:ascii="Times New Roman" w:eastAsia="KaiTi" w:hAnsi="Times New Roman" w:cs="Times New Roman" w:hint="eastAsia"/>
          <w:color w:val="auto"/>
          <w:sz w:val="24"/>
          <w:szCs w:val="24"/>
        </w:rPr>
        <w:t>及计算</w:t>
      </w:r>
      <w:r w:rsidRPr="00F23C2B">
        <w:rPr>
          <w:rFonts w:ascii="Times New Roman" w:eastAsia="KaiTi" w:hAnsi="Times New Roman" w:cs="Times New Roman" w:hint="eastAsia"/>
          <w:color w:val="auto"/>
          <w:sz w:val="24"/>
          <w:szCs w:val="24"/>
        </w:rPr>
        <w:t>建模的全面研究能力。博士就读至今，申请人聚焦于</w:t>
      </w:r>
      <w:r w:rsidRPr="001E38CE">
        <w:rPr>
          <w:rFonts w:ascii="Times New Roman" w:eastAsia="KaiTi" w:hAnsi="Times New Roman" w:cs="Times New Roman" w:hint="eastAsia"/>
          <w:b/>
          <w:bCs/>
          <w:color w:val="auto"/>
          <w:sz w:val="24"/>
          <w:szCs w:val="24"/>
        </w:rPr>
        <w:t>病毒的基因组流行病学</w:t>
      </w:r>
      <w:r w:rsidRPr="00F23C2B">
        <w:rPr>
          <w:rFonts w:ascii="Times New Roman" w:eastAsia="KaiTi" w:hAnsi="Times New Roman" w:cs="Times New Roman" w:hint="eastAsia"/>
          <w:color w:val="auto"/>
          <w:sz w:val="24"/>
          <w:szCs w:val="24"/>
        </w:rPr>
        <w:t>，以</w:t>
      </w:r>
      <w:r w:rsidRPr="001E38CE">
        <w:rPr>
          <w:rFonts w:ascii="Times New Roman" w:eastAsia="KaiTi" w:hAnsi="Times New Roman" w:cs="Times New Roman" w:hint="eastAsia"/>
          <w:b/>
          <w:bCs/>
          <w:color w:val="auto"/>
          <w:sz w:val="24"/>
          <w:szCs w:val="24"/>
        </w:rPr>
        <w:t>系统进化动力学</w:t>
      </w:r>
      <w:r w:rsidRPr="00F23C2B">
        <w:rPr>
          <w:rFonts w:ascii="Times New Roman" w:eastAsia="KaiTi" w:hAnsi="Times New Roman" w:cs="Times New Roman" w:hint="eastAsia"/>
          <w:color w:val="auto"/>
          <w:sz w:val="24"/>
          <w:szCs w:val="24"/>
        </w:rPr>
        <w:t>为核心方法体系，在揭示</w:t>
      </w:r>
      <w:r w:rsidRPr="001E38CE">
        <w:rPr>
          <w:rFonts w:ascii="Times New Roman" w:eastAsia="KaiTi" w:hAnsi="Times New Roman" w:cs="Times New Roman" w:hint="eastAsia"/>
          <w:b/>
          <w:bCs/>
          <w:color w:val="auto"/>
          <w:sz w:val="24"/>
          <w:szCs w:val="24"/>
        </w:rPr>
        <w:t>重大呼吸道病毒的</w:t>
      </w:r>
      <w:r w:rsidR="00290DAC">
        <w:rPr>
          <w:rFonts w:ascii="Times New Roman" w:eastAsia="KaiTi" w:hAnsi="Times New Roman" w:cs="Times New Roman" w:hint="eastAsia"/>
          <w:b/>
          <w:bCs/>
          <w:color w:val="auto"/>
          <w:sz w:val="24"/>
          <w:szCs w:val="24"/>
        </w:rPr>
        <w:t>传播与</w:t>
      </w:r>
      <w:r w:rsidRPr="001E38CE">
        <w:rPr>
          <w:rFonts w:ascii="Times New Roman" w:eastAsia="KaiTi" w:hAnsi="Times New Roman" w:cs="Times New Roman" w:hint="eastAsia"/>
          <w:b/>
          <w:bCs/>
          <w:color w:val="auto"/>
          <w:sz w:val="24"/>
          <w:szCs w:val="24"/>
        </w:rPr>
        <w:t>进化规律</w:t>
      </w:r>
      <w:r w:rsidRPr="00F23C2B">
        <w:rPr>
          <w:rFonts w:ascii="Times New Roman" w:eastAsia="KaiTi" w:hAnsi="Times New Roman" w:cs="Times New Roman" w:hint="eastAsia"/>
          <w:color w:val="auto"/>
          <w:sz w:val="24"/>
          <w:szCs w:val="24"/>
        </w:rPr>
        <w:t>方面取得了一系列创新性成果。这些经历为本项目的顺利开展奠定了坚实的理论、方法学与实践基础：</w:t>
      </w:r>
    </w:p>
    <w:p w14:paraId="02C72981" w14:textId="77777777" w:rsidR="00F23C2B" w:rsidRPr="00FD27E7" w:rsidRDefault="00F23C2B" w:rsidP="00FD27E7">
      <w:pPr>
        <w:spacing w:line="440" w:lineRule="exact"/>
        <w:rPr>
          <w:rFonts w:ascii="Times New Roman" w:eastAsia="KaiTi" w:hAnsi="Times New Roman" w:cs="Times New Roman"/>
          <w:b/>
          <w:bCs/>
          <w:color w:val="auto"/>
          <w:sz w:val="24"/>
          <w:szCs w:val="24"/>
        </w:rPr>
      </w:pPr>
      <w:r w:rsidRPr="00FD27E7">
        <w:rPr>
          <w:rFonts w:ascii="Times New Roman" w:eastAsia="KaiTi" w:hAnsi="Times New Roman" w:cs="Times New Roman"/>
          <w:b/>
          <w:bCs/>
          <w:color w:val="auto"/>
          <w:sz w:val="24"/>
          <w:szCs w:val="24"/>
        </w:rPr>
        <w:t xml:space="preserve">1.1 </w:t>
      </w:r>
      <w:r w:rsidRPr="00FD27E7">
        <w:rPr>
          <w:rFonts w:ascii="Times New Roman" w:eastAsia="KaiTi" w:hAnsi="Times New Roman" w:cs="Times New Roman" w:hint="eastAsia"/>
          <w:b/>
          <w:bCs/>
          <w:color w:val="auto"/>
          <w:sz w:val="24"/>
          <w:szCs w:val="24"/>
        </w:rPr>
        <w:t>坚实的交叉学科基础与计算建模能力</w:t>
      </w:r>
    </w:p>
    <w:p w14:paraId="02B6D522" w14:textId="4DD203A1" w:rsidR="00F23C2B" w:rsidRPr="00F23C2B" w:rsidRDefault="00F23C2B" w:rsidP="00A4500E">
      <w:pPr>
        <w:spacing w:after="120" w:line="440" w:lineRule="exact"/>
        <w:ind w:firstLineChars="200" w:firstLine="480"/>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t>申请人在本科期间通过主持和参与多个科研项目，奠定了坚实的交叉学科研究基础。在</w:t>
      </w:r>
      <w:r w:rsidRPr="00CE1294">
        <w:rPr>
          <w:rFonts w:ascii="Times New Roman" w:eastAsia="KaiTi" w:hAnsi="Times New Roman" w:cs="Times New Roman" w:hint="eastAsia"/>
          <w:b/>
          <w:bCs/>
          <w:color w:val="auto"/>
          <w:sz w:val="24"/>
          <w:szCs w:val="24"/>
        </w:rPr>
        <w:t>微生物组学研究</w:t>
      </w:r>
      <w:r w:rsidRPr="00F23C2B">
        <w:rPr>
          <w:rFonts w:ascii="Times New Roman" w:eastAsia="KaiTi" w:hAnsi="Times New Roman" w:cs="Times New Roman" w:hint="eastAsia"/>
          <w:color w:val="auto"/>
          <w:sz w:val="24"/>
          <w:szCs w:val="24"/>
        </w:rPr>
        <w:t>中，申请人通过对消防员热应激前后肠道菌群的</w:t>
      </w:r>
      <w:r w:rsidRPr="00F23C2B">
        <w:rPr>
          <w:rFonts w:ascii="Times New Roman" w:eastAsia="KaiTi" w:hAnsi="Times New Roman" w:cs="Times New Roman"/>
          <w:color w:val="auto"/>
          <w:sz w:val="24"/>
          <w:szCs w:val="24"/>
        </w:rPr>
        <w:t>16S rRNA</w:t>
      </w:r>
      <w:r w:rsidRPr="00F23C2B">
        <w:rPr>
          <w:rFonts w:ascii="Times New Roman" w:eastAsia="KaiTi" w:hAnsi="Times New Roman" w:cs="Times New Roman" w:hint="eastAsia"/>
          <w:color w:val="auto"/>
          <w:sz w:val="24"/>
          <w:szCs w:val="24"/>
        </w:rPr>
        <w:t>测序数据进行分析，熟练掌握了从</w:t>
      </w:r>
      <w:r w:rsidR="00CE1294">
        <w:rPr>
          <w:rFonts w:ascii="Times New Roman" w:eastAsia="KaiTi" w:hAnsi="Times New Roman" w:cs="Times New Roman" w:hint="eastAsia"/>
          <w:color w:val="auto"/>
          <w:sz w:val="24"/>
          <w:szCs w:val="24"/>
        </w:rPr>
        <w:t>上游数据处理</w:t>
      </w:r>
      <w:r w:rsidRPr="00F23C2B">
        <w:rPr>
          <w:rFonts w:ascii="Times New Roman" w:eastAsia="KaiTi" w:hAnsi="Times New Roman" w:cs="Times New Roman" w:hint="eastAsia"/>
          <w:color w:val="auto"/>
          <w:sz w:val="24"/>
          <w:szCs w:val="24"/>
        </w:rPr>
        <w:t>到统计</w:t>
      </w:r>
      <w:r w:rsidR="00CE1294">
        <w:rPr>
          <w:rFonts w:ascii="Times New Roman" w:eastAsia="KaiTi" w:hAnsi="Times New Roman" w:cs="Times New Roman" w:hint="eastAsia"/>
          <w:color w:val="auto"/>
          <w:sz w:val="24"/>
          <w:szCs w:val="24"/>
        </w:rPr>
        <w:t>学</w:t>
      </w:r>
      <w:r w:rsidRPr="00F23C2B">
        <w:rPr>
          <w:rFonts w:ascii="Times New Roman" w:eastAsia="KaiTi" w:hAnsi="Times New Roman" w:cs="Times New Roman" w:hint="eastAsia"/>
          <w:color w:val="auto"/>
          <w:sz w:val="24"/>
          <w:szCs w:val="24"/>
        </w:rPr>
        <w:t>分析的全套流程，相关成果获评</w:t>
      </w:r>
      <w:r w:rsidRPr="0072613B">
        <w:rPr>
          <w:rFonts w:ascii="Times New Roman" w:eastAsia="KaiTi" w:hAnsi="Times New Roman" w:cs="Times New Roman" w:hint="eastAsia"/>
          <w:b/>
          <w:bCs/>
          <w:color w:val="auto"/>
          <w:sz w:val="24"/>
          <w:szCs w:val="24"/>
        </w:rPr>
        <w:t>校级优秀毕业论文</w:t>
      </w:r>
      <w:r w:rsidRPr="00F23C2B">
        <w:rPr>
          <w:rFonts w:ascii="Times New Roman" w:eastAsia="KaiTi" w:hAnsi="Times New Roman" w:cs="Times New Roman" w:hint="eastAsia"/>
          <w:color w:val="auto"/>
          <w:sz w:val="24"/>
          <w:szCs w:val="24"/>
        </w:rPr>
        <w:t>。</w:t>
      </w:r>
      <w:r w:rsidR="006744DA">
        <w:rPr>
          <w:rFonts w:ascii="Times New Roman" w:eastAsia="KaiTi" w:hAnsi="Times New Roman" w:cs="Times New Roman" w:hint="eastAsia"/>
          <w:color w:val="auto"/>
          <w:sz w:val="24"/>
          <w:szCs w:val="24"/>
        </w:rPr>
        <w:t>此外</w:t>
      </w:r>
      <w:r w:rsidRPr="00F23C2B">
        <w:rPr>
          <w:rFonts w:ascii="Times New Roman" w:eastAsia="KaiTi" w:hAnsi="Times New Roman" w:cs="Times New Roman" w:hint="eastAsia"/>
          <w:color w:val="auto"/>
          <w:sz w:val="24"/>
          <w:szCs w:val="24"/>
        </w:rPr>
        <w:t>，申请人</w:t>
      </w:r>
      <w:r w:rsidR="007B40C0">
        <w:rPr>
          <w:rFonts w:ascii="Times New Roman" w:eastAsia="KaiTi" w:hAnsi="Times New Roman" w:cs="Times New Roman" w:hint="eastAsia"/>
          <w:color w:val="auto"/>
          <w:sz w:val="24"/>
          <w:szCs w:val="24"/>
        </w:rPr>
        <w:t>还有意识地</w:t>
      </w:r>
      <w:r w:rsidRPr="00F23C2B">
        <w:rPr>
          <w:rFonts w:ascii="Times New Roman" w:eastAsia="KaiTi" w:hAnsi="Times New Roman" w:cs="Times New Roman" w:hint="eastAsia"/>
          <w:color w:val="auto"/>
          <w:sz w:val="24"/>
          <w:szCs w:val="24"/>
        </w:rPr>
        <w:t>将前沿计算方法</w:t>
      </w:r>
      <w:r w:rsidR="007B40C0">
        <w:rPr>
          <w:rFonts w:ascii="Times New Roman" w:eastAsia="KaiTi" w:hAnsi="Times New Roman" w:cs="Times New Roman" w:hint="eastAsia"/>
          <w:color w:val="auto"/>
          <w:sz w:val="24"/>
          <w:szCs w:val="24"/>
        </w:rPr>
        <w:t>迁移</w:t>
      </w:r>
      <w:r w:rsidRPr="00F23C2B">
        <w:rPr>
          <w:rFonts w:ascii="Times New Roman" w:eastAsia="KaiTi" w:hAnsi="Times New Roman" w:cs="Times New Roman" w:hint="eastAsia"/>
          <w:color w:val="auto"/>
          <w:sz w:val="24"/>
          <w:szCs w:val="24"/>
        </w:rPr>
        <w:t>应用于复杂生物学问题的能力。面对传统微生物耐药性检测耗时长的瓶颈，申请人作为</w:t>
      </w:r>
      <w:r w:rsidR="00A71E2C">
        <w:rPr>
          <w:rFonts w:ascii="Times New Roman" w:eastAsia="KaiTi" w:hAnsi="Times New Roman" w:cs="Times New Roman" w:hint="eastAsia"/>
          <w:color w:val="auto"/>
          <w:sz w:val="24"/>
          <w:szCs w:val="24"/>
        </w:rPr>
        <w:t>项目</w:t>
      </w:r>
      <w:r w:rsidRPr="00F23C2B">
        <w:rPr>
          <w:rFonts w:ascii="Times New Roman" w:eastAsia="KaiTi" w:hAnsi="Times New Roman" w:cs="Times New Roman" w:hint="eastAsia"/>
          <w:color w:val="auto"/>
          <w:sz w:val="24"/>
          <w:szCs w:val="24"/>
        </w:rPr>
        <w:t>核心成员，将基于</w:t>
      </w:r>
      <w:r w:rsidRPr="007448EA">
        <w:rPr>
          <w:rFonts w:ascii="Times New Roman" w:eastAsia="KaiTi" w:hAnsi="Times New Roman" w:cs="Times New Roman" w:hint="eastAsia"/>
          <w:b/>
          <w:bCs/>
          <w:color w:val="auto"/>
          <w:sz w:val="24"/>
          <w:szCs w:val="24"/>
        </w:rPr>
        <w:t>层次注意力网络的深度学习模型</w:t>
      </w:r>
      <w:r w:rsidRPr="00F23C2B">
        <w:rPr>
          <w:rFonts w:ascii="Times New Roman" w:eastAsia="KaiTi" w:hAnsi="Times New Roman" w:cs="Times New Roman" w:hint="eastAsia"/>
          <w:color w:val="auto"/>
          <w:sz w:val="24"/>
          <w:szCs w:val="24"/>
        </w:rPr>
        <w:t>创新性地应用于</w:t>
      </w:r>
      <w:r w:rsidRPr="007448EA">
        <w:rPr>
          <w:rFonts w:ascii="Times New Roman" w:eastAsia="KaiTi" w:hAnsi="Times New Roman" w:cs="Times New Roman" w:hint="eastAsia"/>
          <w:b/>
          <w:bCs/>
          <w:color w:val="auto"/>
          <w:sz w:val="24"/>
          <w:szCs w:val="24"/>
        </w:rPr>
        <w:t>结核分枝杆菌和沙门氏菌的全基因组</w:t>
      </w:r>
      <w:r w:rsidRPr="00F23C2B">
        <w:rPr>
          <w:rFonts w:ascii="Times New Roman" w:eastAsia="KaiTi" w:hAnsi="Times New Roman" w:cs="Times New Roman" w:hint="eastAsia"/>
          <w:color w:val="auto"/>
          <w:sz w:val="24"/>
          <w:szCs w:val="24"/>
        </w:rPr>
        <w:t>数据，成功开发出能够高效</w:t>
      </w:r>
      <w:r w:rsidRPr="007448EA">
        <w:rPr>
          <w:rFonts w:ascii="Times New Roman" w:eastAsia="KaiTi" w:hAnsi="Times New Roman" w:cs="Times New Roman" w:hint="eastAsia"/>
          <w:b/>
          <w:bCs/>
          <w:color w:val="auto"/>
          <w:sz w:val="24"/>
          <w:szCs w:val="24"/>
        </w:rPr>
        <w:t>预测耐药性</w:t>
      </w:r>
      <w:r w:rsidRPr="00F23C2B">
        <w:rPr>
          <w:rFonts w:ascii="Times New Roman" w:eastAsia="KaiTi" w:hAnsi="Times New Roman" w:cs="Times New Roman" w:hint="eastAsia"/>
          <w:color w:val="auto"/>
          <w:sz w:val="24"/>
          <w:szCs w:val="24"/>
        </w:rPr>
        <w:t>的算法流程。这些早期探索不仅锻炼了申请人处理大规模基因组数据和开发复杂计算模型的扎实技能，也塑造了其利用计算方法解决生物学问题的研究思维。</w:t>
      </w:r>
    </w:p>
    <w:p w14:paraId="3B1B27F5" w14:textId="77777777" w:rsidR="00F23C2B" w:rsidRPr="00FD27E7" w:rsidRDefault="00F23C2B" w:rsidP="00FD27E7">
      <w:pPr>
        <w:spacing w:line="440" w:lineRule="exact"/>
        <w:rPr>
          <w:rFonts w:ascii="Times New Roman" w:eastAsia="KaiTi" w:hAnsi="Times New Roman" w:cs="Times New Roman"/>
          <w:b/>
          <w:bCs/>
          <w:color w:val="auto"/>
          <w:sz w:val="24"/>
          <w:szCs w:val="24"/>
        </w:rPr>
      </w:pPr>
      <w:r w:rsidRPr="00FD27E7">
        <w:rPr>
          <w:rFonts w:ascii="Times New Roman" w:eastAsia="KaiTi" w:hAnsi="Times New Roman" w:cs="Times New Roman"/>
          <w:b/>
          <w:bCs/>
          <w:color w:val="auto"/>
          <w:sz w:val="24"/>
          <w:szCs w:val="24"/>
        </w:rPr>
        <w:t xml:space="preserve">1.2 </w:t>
      </w:r>
      <w:r w:rsidRPr="00FD27E7">
        <w:rPr>
          <w:rFonts w:ascii="Times New Roman" w:eastAsia="KaiTi" w:hAnsi="Times New Roman" w:cs="Times New Roman" w:hint="eastAsia"/>
          <w:b/>
          <w:bCs/>
          <w:color w:val="auto"/>
          <w:sz w:val="24"/>
          <w:szCs w:val="24"/>
        </w:rPr>
        <w:t>聚焦病毒基因组流行病学，在宏观进化规律研究中取得系列成果</w:t>
      </w:r>
    </w:p>
    <w:p w14:paraId="1BD8BB19" w14:textId="2C92DDF8" w:rsidR="00F23C2B" w:rsidRPr="00F23C2B" w:rsidRDefault="00F23C2B" w:rsidP="00F23C2B">
      <w:pPr>
        <w:spacing w:line="440" w:lineRule="exact"/>
        <w:ind w:firstLineChars="200" w:firstLine="480"/>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lastRenderedPageBreak/>
        <w:t>博士就读至今，申请人将研究重心聚焦于病毒的基因组流行病学，致力于解析病毒在群体水平的传播与进化规律。近两年，申请人围绕高风险呼吸道病毒的宏观进化驱动力这一核心科学问题，取得了一系列阶段性成果，相关工作已在</w:t>
      </w:r>
      <w:r w:rsidRPr="00F23C2B">
        <w:rPr>
          <w:rFonts w:ascii="Times New Roman" w:eastAsia="KaiTi" w:hAnsi="Times New Roman" w:cs="Times New Roman"/>
          <w:color w:val="auto"/>
          <w:sz w:val="24"/>
          <w:szCs w:val="24"/>
        </w:rPr>
        <w:t xml:space="preserve"> </w:t>
      </w:r>
      <w:r w:rsidRPr="00C11C45">
        <w:rPr>
          <w:rFonts w:ascii="Times New Roman" w:eastAsia="KaiTi" w:hAnsi="Times New Roman" w:cs="Times New Roman"/>
          <w:b/>
          <w:bCs/>
          <w:color w:val="auto"/>
          <w:sz w:val="24"/>
          <w:szCs w:val="24"/>
        </w:rPr>
        <w:t>OPTIONS XII for the Control of Influenza</w:t>
      </w:r>
      <w:r w:rsidRPr="00F23C2B">
        <w:rPr>
          <w:rFonts w:ascii="Times New Roman" w:eastAsia="KaiTi" w:hAnsi="Times New Roman" w:cs="Times New Roman"/>
          <w:color w:val="auto"/>
          <w:sz w:val="24"/>
          <w:szCs w:val="24"/>
        </w:rPr>
        <w:t xml:space="preserve"> </w:t>
      </w:r>
      <w:r w:rsidRPr="00F23C2B">
        <w:rPr>
          <w:rFonts w:ascii="Times New Roman" w:eastAsia="KaiTi" w:hAnsi="Times New Roman" w:cs="Times New Roman" w:hint="eastAsia"/>
          <w:color w:val="auto"/>
          <w:sz w:val="24"/>
          <w:szCs w:val="24"/>
        </w:rPr>
        <w:t>等顶级国际会议上进行报告：</w:t>
      </w:r>
    </w:p>
    <w:p w14:paraId="648E776F" w14:textId="208259EA" w:rsidR="00F23C2B" w:rsidRPr="00A1128E" w:rsidRDefault="00F23C2B" w:rsidP="00A1128E">
      <w:pPr>
        <w:pStyle w:val="ListParagraph"/>
        <w:numPr>
          <w:ilvl w:val="0"/>
          <w:numId w:val="11"/>
        </w:numPr>
        <w:spacing w:line="440" w:lineRule="exact"/>
        <w:rPr>
          <w:rFonts w:ascii="Times New Roman" w:eastAsia="KaiTi" w:hAnsi="Times New Roman" w:cs="Times New Roman"/>
          <w:color w:val="auto"/>
          <w:sz w:val="24"/>
          <w:szCs w:val="24"/>
        </w:rPr>
      </w:pPr>
      <w:r w:rsidRPr="00A1128E">
        <w:rPr>
          <w:rFonts w:ascii="Times New Roman" w:eastAsia="KaiTi" w:hAnsi="Times New Roman" w:cs="Times New Roman" w:hint="eastAsia"/>
          <w:color w:val="auto"/>
          <w:sz w:val="24"/>
          <w:szCs w:val="24"/>
        </w:rPr>
        <w:t>揭示非药物干预措施对病毒进化的影响。通过对澳大利亚呼吸道合胞病毒的研究发现，</w:t>
      </w:r>
      <w:r w:rsidR="00A4500E" w:rsidRPr="00A1128E">
        <w:rPr>
          <w:rFonts w:ascii="Times New Roman" w:eastAsia="KaiTi" w:hAnsi="Times New Roman" w:cs="Times New Roman" w:hint="eastAsia"/>
          <w:color w:val="auto"/>
          <w:sz w:val="24"/>
          <w:szCs w:val="24"/>
        </w:rPr>
        <w:t>措施</w:t>
      </w:r>
      <w:r w:rsidRPr="00A1128E">
        <w:rPr>
          <w:rFonts w:ascii="Times New Roman" w:eastAsia="KaiTi" w:hAnsi="Times New Roman" w:cs="Times New Roman" w:hint="eastAsia"/>
          <w:color w:val="auto"/>
          <w:sz w:val="24"/>
          <w:szCs w:val="24"/>
        </w:rPr>
        <w:t>解除后的暴发主要由本土潜伏的病毒谱系驱动，而非新变种的出现，强调了</w:t>
      </w:r>
      <w:r w:rsidRPr="00A1128E">
        <w:rPr>
          <w:rFonts w:ascii="Times New Roman" w:eastAsia="KaiTi" w:hAnsi="Times New Roman" w:cs="Times New Roman" w:hint="eastAsia"/>
          <w:b/>
          <w:bCs/>
          <w:color w:val="auto"/>
          <w:sz w:val="24"/>
          <w:szCs w:val="24"/>
        </w:rPr>
        <w:t>人群免疫状态在病毒生态重塑中的主导</w:t>
      </w:r>
      <w:r w:rsidRPr="00A1128E">
        <w:rPr>
          <w:rFonts w:ascii="Times New Roman" w:eastAsia="KaiTi" w:hAnsi="Times New Roman" w:cs="Times New Roman" w:hint="eastAsia"/>
          <w:color w:val="auto"/>
          <w:sz w:val="24"/>
          <w:szCs w:val="24"/>
        </w:rPr>
        <w:t>作用。</w:t>
      </w:r>
    </w:p>
    <w:p w14:paraId="4888D6DC" w14:textId="135D433B" w:rsidR="00F23C2B" w:rsidRPr="00F23C2B" w:rsidRDefault="00F23C2B" w:rsidP="00F23C2B">
      <w:pPr>
        <w:pStyle w:val="ListParagraph"/>
        <w:numPr>
          <w:ilvl w:val="0"/>
          <w:numId w:val="10"/>
        </w:numPr>
        <w:spacing w:line="440" w:lineRule="exact"/>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t>阐明</w:t>
      </w:r>
      <w:r w:rsidR="00E13936" w:rsidRPr="00ED77C8">
        <w:rPr>
          <w:rFonts w:ascii="Times New Roman" w:eastAsia="KaiTi" w:hAnsi="Times New Roman" w:cs="Times New Roman" w:hint="eastAsia"/>
          <w:b/>
          <w:bCs/>
          <w:color w:val="auto"/>
          <w:sz w:val="24"/>
          <w:szCs w:val="24"/>
        </w:rPr>
        <w:t>商业</w:t>
      </w:r>
      <w:r w:rsidRPr="00ED77C8">
        <w:rPr>
          <w:rFonts w:ascii="Times New Roman" w:eastAsia="KaiTi" w:hAnsi="Times New Roman" w:cs="Times New Roman" w:hint="eastAsia"/>
          <w:b/>
          <w:bCs/>
          <w:color w:val="auto"/>
          <w:sz w:val="24"/>
          <w:szCs w:val="24"/>
        </w:rPr>
        <w:t>系统与农业模式在病毒进化和跨种传播中的结构性风险</w:t>
      </w:r>
      <w:r w:rsidRPr="00F23C2B">
        <w:rPr>
          <w:rFonts w:ascii="Times New Roman" w:eastAsia="KaiTi" w:hAnsi="Times New Roman" w:cs="Times New Roman" w:hint="eastAsia"/>
          <w:color w:val="auto"/>
          <w:sz w:val="24"/>
          <w:szCs w:val="24"/>
        </w:rPr>
        <w:t>。通过对高致病性禽流感</w:t>
      </w:r>
      <w:r w:rsidRPr="00F23C2B">
        <w:rPr>
          <w:rFonts w:ascii="Times New Roman" w:eastAsia="KaiTi" w:hAnsi="Times New Roman" w:cs="Times New Roman"/>
          <w:color w:val="auto"/>
          <w:sz w:val="24"/>
          <w:szCs w:val="24"/>
        </w:rPr>
        <w:t>H5N1</w:t>
      </w:r>
      <w:r w:rsidRPr="00F23C2B">
        <w:rPr>
          <w:rFonts w:ascii="Times New Roman" w:eastAsia="KaiTi" w:hAnsi="Times New Roman" w:cs="Times New Roman" w:hint="eastAsia"/>
          <w:color w:val="auto"/>
          <w:sz w:val="24"/>
          <w:szCs w:val="24"/>
        </w:rPr>
        <w:t>在柬埔寨的暴发进行溯源分析，为理解其传播风险提供了关键证据。此外，申请人通过网络分析模型，解析美国工业化养殖模式如何主导猪流感病毒的地理格局。</w:t>
      </w:r>
    </w:p>
    <w:p w14:paraId="69155699" w14:textId="554960C2" w:rsidR="00F23C2B" w:rsidRPr="00F23C2B" w:rsidRDefault="00F23C2B" w:rsidP="00E03280">
      <w:pPr>
        <w:pStyle w:val="ListParagraph"/>
        <w:numPr>
          <w:ilvl w:val="0"/>
          <w:numId w:val="10"/>
        </w:numPr>
        <w:spacing w:after="120" w:line="440" w:lineRule="exact"/>
        <w:ind w:left="714" w:hanging="357"/>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t>解析</w:t>
      </w:r>
      <w:r w:rsidRPr="00ED77C8">
        <w:rPr>
          <w:rFonts w:ascii="Times New Roman" w:eastAsia="KaiTi" w:hAnsi="Times New Roman" w:cs="Times New Roman" w:hint="eastAsia"/>
          <w:b/>
          <w:bCs/>
          <w:color w:val="auto"/>
          <w:sz w:val="24"/>
          <w:szCs w:val="24"/>
        </w:rPr>
        <w:t>病毒谱系的跨区域引入与</w:t>
      </w:r>
      <w:r w:rsidR="00643227">
        <w:rPr>
          <w:rFonts w:ascii="Times New Roman" w:eastAsia="KaiTi" w:hAnsi="Times New Roman" w:cs="Times New Roman" w:hint="eastAsia"/>
          <w:b/>
          <w:bCs/>
          <w:color w:val="auto"/>
          <w:sz w:val="24"/>
          <w:szCs w:val="24"/>
        </w:rPr>
        <w:t>重要</w:t>
      </w:r>
      <w:r w:rsidRPr="00ED77C8">
        <w:rPr>
          <w:rFonts w:ascii="Times New Roman" w:eastAsia="KaiTi" w:hAnsi="Times New Roman" w:cs="Times New Roman" w:hint="eastAsia"/>
          <w:b/>
          <w:bCs/>
          <w:color w:val="auto"/>
          <w:sz w:val="24"/>
          <w:szCs w:val="24"/>
        </w:rPr>
        <w:t>基因重组</w:t>
      </w:r>
      <w:r w:rsidR="00E87E5E">
        <w:rPr>
          <w:rFonts w:ascii="Times New Roman" w:eastAsia="KaiTi" w:hAnsi="Times New Roman" w:cs="Times New Roman" w:hint="eastAsia"/>
          <w:b/>
          <w:bCs/>
          <w:color w:val="auto"/>
          <w:sz w:val="24"/>
          <w:szCs w:val="24"/>
        </w:rPr>
        <w:t>事件</w:t>
      </w:r>
      <w:r w:rsidRPr="00F23C2B">
        <w:rPr>
          <w:rFonts w:ascii="Times New Roman" w:eastAsia="KaiTi" w:hAnsi="Times New Roman" w:cs="Times New Roman" w:hint="eastAsia"/>
          <w:color w:val="auto"/>
          <w:sz w:val="24"/>
          <w:szCs w:val="24"/>
        </w:rPr>
        <w:t>。以中东呼吸综合征冠状病毒为模型，分析了新引入的</w:t>
      </w:r>
      <w:r w:rsidR="00AE10AE">
        <w:rPr>
          <w:rFonts w:ascii="Times New Roman" w:eastAsia="KaiTi" w:hAnsi="Times New Roman" w:cs="Times New Roman" w:hint="eastAsia"/>
          <w:color w:val="auto"/>
          <w:sz w:val="24"/>
          <w:szCs w:val="24"/>
        </w:rPr>
        <w:t xml:space="preserve"> </w:t>
      </w:r>
      <w:r w:rsidRPr="00F23C2B">
        <w:rPr>
          <w:rFonts w:ascii="Times New Roman" w:eastAsia="KaiTi" w:hAnsi="Times New Roman" w:cs="Times New Roman"/>
          <w:color w:val="auto"/>
          <w:sz w:val="24"/>
          <w:szCs w:val="24"/>
        </w:rPr>
        <w:t>B</w:t>
      </w:r>
      <w:r w:rsidR="00AE10AE">
        <w:rPr>
          <w:rFonts w:ascii="Times New Roman" w:eastAsia="KaiTi" w:hAnsi="Times New Roman" w:cs="Times New Roman" w:hint="eastAsia"/>
          <w:color w:val="auto"/>
          <w:sz w:val="24"/>
          <w:szCs w:val="24"/>
        </w:rPr>
        <w:t xml:space="preserve"> </w:t>
      </w:r>
      <w:r w:rsidRPr="00F23C2B">
        <w:rPr>
          <w:rFonts w:ascii="Times New Roman" w:eastAsia="KaiTi" w:hAnsi="Times New Roman" w:cs="Times New Roman" w:hint="eastAsia"/>
          <w:color w:val="auto"/>
          <w:sz w:val="24"/>
          <w:szCs w:val="24"/>
        </w:rPr>
        <w:t>进化枝与埃及本土</w:t>
      </w:r>
      <w:r w:rsidR="00AE10AE">
        <w:rPr>
          <w:rFonts w:ascii="Times New Roman" w:eastAsia="KaiTi" w:hAnsi="Times New Roman" w:cs="Times New Roman" w:hint="eastAsia"/>
          <w:color w:val="auto"/>
          <w:sz w:val="24"/>
          <w:szCs w:val="24"/>
        </w:rPr>
        <w:t xml:space="preserve"> </w:t>
      </w:r>
      <w:r w:rsidRPr="00F23C2B">
        <w:rPr>
          <w:rFonts w:ascii="Times New Roman" w:eastAsia="KaiTi" w:hAnsi="Times New Roman" w:cs="Times New Roman"/>
          <w:color w:val="auto"/>
          <w:sz w:val="24"/>
          <w:szCs w:val="24"/>
        </w:rPr>
        <w:t>C</w:t>
      </w:r>
      <w:r w:rsidR="00AE10AE">
        <w:rPr>
          <w:rFonts w:ascii="Times New Roman" w:eastAsia="KaiTi" w:hAnsi="Times New Roman" w:cs="Times New Roman" w:hint="eastAsia"/>
          <w:color w:val="auto"/>
          <w:sz w:val="24"/>
          <w:szCs w:val="24"/>
        </w:rPr>
        <w:t xml:space="preserve"> </w:t>
      </w:r>
      <w:r w:rsidRPr="00F23C2B">
        <w:rPr>
          <w:rFonts w:ascii="Times New Roman" w:eastAsia="KaiTi" w:hAnsi="Times New Roman" w:cs="Times New Roman" w:hint="eastAsia"/>
          <w:color w:val="auto"/>
          <w:sz w:val="24"/>
          <w:szCs w:val="24"/>
        </w:rPr>
        <w:t>进化枝的重组事件，揭示</w:t>
      </w:r>
      <w:r w:rsidR="0027034E">
        <w:rPr>
          <w:rFonts w:ascii="Times New Roman" w:eastAsia="KaiTi" w:hAnsi="Times New Roman" w:cs="Times New Roman" w:hint="eastAsia"/>
          <w:color w:val="auto"/>
          <w:sz w:val="24"/>
          <w:szCs w:val="24"/>
        </w:rPr>
        <w:t>了</w:t>
      </w:r>
      <w:r w:rsidRPr="00F23C2B">
        <w:rPr>
          <w:rFonts w:ascii="Times New Roman" w:eastAsia="KaiTi" w:hAnsi="Times New Roman" w:cs="Times New Roman" w:hint="eastAsia"/>
          <w:color w:val="auto"/>
          <w:sz w:val="24"/>
          <w:szCs w:val="24"/>
        </w:rPr>
        <w:t>病毒</w:t>
      </w:r>
      <w:r w:rsidR="00AE10AE">
        <w:rPr>
          <w:rFonts w:ascii="Times New Roman" w:eastAsia="KaiTi" w:hAnsi="Times New Roman" w:cs="Times New Roman" w:hint="eastAsia"/>
          <w:color w:val="auto"/>
          <w:sz w:val="24"/>
          <w:szCs w:val="24"/>
        </w:rPr>
        <w:t>基因重组</w:t>
      </w:r>
      <w:r w:rsidR="003209BF">
        <w:rPr>
          <w:rFonts w:ascii="Times New Roman" w:eastAsia="KaiTi" w:hAnsi="Times New Roman" w:cs="Times New Roman" w:hint="eastAsia"/>
          <w:color w:val="auto"/>
          <w:sz w:val="24"/>
          <w:szCs w:val="24"/>
        </w:rPr>
        <w:t>可</w:t>
      </w:r>
      <w:r w:rsidRPr="00F23C2B">
        <w:rPr>
          <w:rFonts w:ascii="Times New Roman" w:eastAsia="KaiTi" w:hAnsi="Times New Roman" w:cs="Times New Roman" w:hint="eastAsia"/>
          <w:color w:val="auto"/>
          <w:sz w:val="24"/>
          <w:szCs w:val="24"/>
        </w:rPr>
        <w:t>创造出具有跨宿主传播威胁的嵌合体病毒。</w:t>
      </w:r>
    </w:p>
    <w:p w14:paraId="72A82530" w14:textId="4B2016DF" w:rsidR="00F23C2B" w:rsidRPr="00F23C2B" w:rsidRDefault="00F23C2B" w:rsidP="00F23C2B">
      <w:pPr>
        <w:spacing w:line="440" w:lineRule="exact"/>
        <w:ind w:firstLineChars="200" w:firstLine="480"/>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t>上述研究经历使申请人熟练掌握了</w:t>
      </w:r>
      <w:r w:rsidRPr="003209BF">
        <w:rPr>
          <w:rFonts w:ascii="Times New Roman" w:eastAsia="KaiTi" w:hAnsi="Times New Roman" w:cs="Times New Roman" w:hint="eastAsia"/>
          <w:b/>
          <w:bCs/>
          <w:color w:val="auto"/>
          <w:sz w:val="24"/>
          <w:szCs w:val="24"/>
        </w:rPr>
        <w:t>基因组分析、系统发育学、多组学、宏基因组学、</w:t>
      </w:r>
      <w:r w:rsidR="004821F7">
        <w:rPr>
          <w:rFonts w:ascii="Times New Roman" w:eastAsia="KaiTi" w:hAnsi="Times New Roman" w:cs="Times New Roman" w:hint="eastAsia"/>
          <w:b/>
          <w:bCs/>
          <w:color w:val="auto"/>
          <w:sz w:val="24"/>
          <w:szCs w:val="24"/>
        </w:rPr>
        <w:t>群体</w:t>
      </w:r>
      <w:r w:rsidRPr="003209BF">
        <w:rPr>
          <w:rFonts w:ascii="Times New Roman" w:eastAsia="KaiTi" w:hAnsi="Times New Roman" w:cs="Times New Roman" w:hint="eastAsia"/>
          <w:b/>
          <w:bCs/>
          <w:color w:val="auto"/>
          <w:sz w:val="24"/>
          <w:szCs w:val="24"/>
        </w:rPr>
        <w:t>遗传学和数学建模</w:t>
      </w:r>
      <w:r w:rsidRPr="003209BF">
        <w:rPr>
          <w:rFonts w:ascii="Times New Roman" w:eastAsia="KaiTi" w:hAnsi="Times New Roman" w:cs="Times New Roman" w:hint="eastAsia"/>
          <w:color w:val="auto"/>
          <w:sz w:val="24"/>
          <w:szCs w:val="24"/>
        </w:rPr>
        <w:t>等核心分析技术</w:t>
      </w:r>
      <w:r w:rsidRPr="00F23C2B">
        <w:rPr>
          <w:rFonts w:ascii="Times New Roman" w:eastAsia="KaiTi" w:hAnsi="Times New Roman" w:cs="Times New Roman" w:hint="eastAsia"/>
          <w:color w:val="auto"/>
          <w:sz w:val="24"/>
          <w:szCs w:val="24"/>
        </w:rPr>
        <w:t>。</w:t>
      </w:r>
    </w:p>
    <w:p w14:paraId="33F4EC50" w14:textId="77777777" w:rsidR="00F23C2B" w:rsidRPr="00F23C2B" w:rsidRDefault="00F23C2B" w:rsidP="007619E5">
      <w:pPr>
        <w:spacing w:line="440" w:lineRule="exact"/>
        <w:rPr>
          <w:rFonts w:ascii="Times New Roman" w:eastAsia="KaiTi" w:hAnsi="Times New Roman" w:cs="Times New Roman"/>
          <w:color w:val="auto"/>
          <w:sz w:val="24"/>
          <w:szCs w:val="24"/>
        </w:rPr>
      </w:pPr>
    </w:p>
    <w:p w14:paraId="561A8CAE" w14:textId="35767F6C" w:rsidR="00F23C2B" w:rsidRPr="00860492" w:rsidRDefault="00F23C2B" w:rsidP="006E2768">
      <w:pPr>
        <w:spacing w:after="120" w:line="440" w:lineRule="exact"/>
        <w:rPr>
          <w:rFonts w:ascii="Times New Roman" w:eastAsia="KaiTi" w:hAnsi="Times New Roman" w:cs="Times New Roman"/>
          <w:b/>
          <w:bCs/>
          <w:color w:val="auto"/>
          <w:sz w:val="28"/>
          <w:szCs w:val="28"/>
        </w:rPr>
      </w:pPr>
      <w:r w:rsidRPr="00860492">
        <w:rPr>
          <w:rFonts w:ascii="Times New Roman" w:eastAsia="KaiTi" w:hAnsi="Times New Roman" w:cs="Times New Roman"/>
          <w:b/>
          <w:bCs/>
          <w:color w:val="auto"/>
          <w:sz w:val="28"/>
          <w:szCs w:val="28"/>
        </w:rPr>
        <w:t xml:space="preserve">2. </w:t>
      </w:r>
      <w:r w:rsidRPr="00860492">
        <w:rPr>
          <w:rFonts w:ascii="Times New Roman" w:eastAsia="KaiTi" w:hAnsi="Times New Roman" w:cs="Times New Roman" w:hint="eastAsia"/>
          <w:b/>
          <w:bCs/>
          <w:color w:val="auto"/>
          <w:sz w:val="28"/>
          <w:szCs w:val="28"/>
        </w:rPr>
        <w:t>对本项目的深入思考与</w:t>
      </w:r>
      <w:r w:rsidR="006E2768">
        <w:rPr>
          <w:rFonts w:ascii="Times New Roman" w:eastAsia="KaiTi" w:hAnsi="Times New Roman" w:cs="Times New Roman" w:hint="eastAsia"/>
          <w:b/>
          <w:bCs/>
          <w:color w:val="auto"/>
          <w:sz w:val="28"/>
          <w:szCs w:val="28"/>
        </w:rPr>
        <w:t>前期</w:t>
      </w:r>
      <w:r w:rsidRPr="00860492">
        <w:rPr>
          <w:rFonts w:ascii="Times New Roman" w:eastAsia="KaiTi" w:hAnsi="Times New Roman" w:cs="Times New Roman" w:hint="eastAsia"/>
          <w:b/>
          <w:bCs/>
          <w:color w:val="auto"/>
          <w:sz w:val="28"/>
          <w:szCs w:val="28"/>
        </w:rPr>
        <w:t>准备</w:t>
      </w:r>
    </w:p>
    <w:p w14:paraId="1E1D9149" w14:textId="79549530" w:rsidR="00F23C2B" w:rsidRPr="00F23C2B" w:rsidRDefault="00F23C2B" w:rsidP="000249F0">
      <w:pPr>
        <w:spacing w:after="120" w:line="440" w:lineRule="exact"/>
        <w:ind w:firstLineChars="200" w:firstLine="480"/>
        <w:rPr>
          <w:rFonts w:ascii="Times New Roman" w:eastAsia="KaiTi" w:hAnsi="Times New Roman" w:cs="Times New Roman"/>
          <w:color w:val="auto"/>
          <w:sz w:val="24"/>
          <w:szCs w:val="24"/>
        </w:rPr>
      </w:pPr>
      <w:r w:rsidRPr="00F23C2B">
        <w:rPr>
          <w:rFonts w:ascii="Times New Roman" w:eastAsia="KaiTi" w:hAnsi="Times New Roman" w:cs="Times New Roman" w:hint="eastAsia"/>
          <w:color w:val="auto"/>
          <w:sz w:val="24"/>
          <w:szCs w:val="24"/>
        </w:rPr>
        <w:t>申请人在</w:t>
      </w:r>
      <w:r w:rsidR="00AA4675">
        <w:rPr>
          <w:rFonts w:ascii="Times New Roman" w:eastAsia="KaiTi" w:hAnsi="Times New Roman" w:cs="Times New Roman" w:hint="eastAsia"/>
          <w:color w:val="auto"/>
          <w:sz w:val="24"/>
          <w:szCs w:val="24"/>
        </w:rPr>
        <w:t>读</w:t>
      </w:r>
      <w:r w:rsidRPr="00F23C2B">
        <w:rPr>
          <w:rFonts w:ascii="Times New Roman" w:eastAsia="KaiTi" w:hAnsi="Times New Roman" w:cs="Times New Roman" w:hint="eastAsia"/>
          <w:color w:val="auto"/>
          <w:sz w:val="24"/>
          <w:szCs w:val="24"/>
        </w:rPr>
        <w:t>博士</w:t>
      </w:r>
      <w:r w:rsidR="00252130">
        <w:rPr>
          <w:rFonts w:ascii="Times New Roman" w:eastAsia="KaiTi" w:hAnsi="Times New Roman" w:cs="Times New Roman" w:hint="eastAsia"/>
          <w:color w:val="auto"/>
          <w:sz w:val="24"/>
          <w:szCs w:val="24"/>
        </w:rPr>
        <w:t>期间</w:t>
      </w:r>
      <w:r w:rsidRPr="00F23C2B">
        <w:rPr>
          <w:rFonts w:ascii="Times New Roman" w:eastAsia="KaiTi" w:hAnsi="Times New Roman" w:cs="Times New Roman" w:hint="eastAsia"/>
          <w:color w:val="auto"/>
          <w:sz w:val="24"/>
          <w:szCs w:val="24"/>
        </w:rPr>
        <w:t>，成功地在宏观尺度上揭示了病毒的进化规律，但同时也深刻认识到其局限性：宏观分析虽能描述病毒在群体水平的演化现象，却难以触及驱动病毒多样性产生的、在宿主内发生的机制根源。本项目正是在这一认知基础上的一次关键性拓展，旨在实现从描述现象规律到探索机制的</w:t>
      </w:r>
      <w:r w:rsidR="001B24EC">
        <w:rPr>
          <w:rFonts w:ascii="Times New Roman" w:eastAsia="KaiTi" w:hAnsi="Times New Roman" w:cs="Times New Roman" w:hint="eastAsia"/>
          <w:color w:val="auto"/>
          <w:sz w:val="24"/>
          <w:szCs w:val="24"/>
        </w:rPr>
        <w:t>延伸</w:t>
      </w:r>
      <w:r w:rsidRPr="00F23C2B">
        <w:rPr>
          <w:rFonts w:ascii="Times New Roman" w:eastAsia="KaiTi" w:hAnsi="Times New Roman" w:cs="Times New Roman" w:hint="eastAsia"/>
          <w:color w:val="auto"/>
          <w:sz w:val="24"/>
          <w:szCs w:val="24"/>
        </w:rPr>
        <w:t>。为实现这一科学目标，申请人已进行了充分的思考和并完成部分前期工作：</w:t>
      </w:r>
    </w:p>
    <w:p w14:paraId="7686563F" w14:textId="2039541F" w:rsidR="008F7F21" w:rsidRPr="002934B9" w:rsidRDefault="008F7F21" w:rsidP="00F23C2B">
      <w:pPr>
        <w:spacing w:line="440" w:lineRule="exact"/>
        <w:ind w:firstLineChars="200" w:firstLine="489"/>
        <w:rPr>
          <w:rFonts w:ascii="Times New Roman" w:eastAsia="KaiTi" w:hAnsi="Times New Roman" w:cs="Times New Roman"/>
          <w:b/>
          <w:bCs/>
          <w:color w:val="auto"/>
          <w:sz w:val="24"/>
          <w:szCs w:val="24"/>
        </w:rPr>
      </w:pPr>
      <w:r w:rsidRPr="002934B9">
        <w:rPr>
          <w:rFonts w:ascii="Times New Roman" w:eastAsia="KaiTi" w:hAnsi="Times New Roman" w:cs="Times New Roman" w:hint="eastAsia"/>
          <w:b/>
          <w:bCs/>
          <w:color w:val="auto"/>
          <w:sz w:val="24"/>
          <w:szCs w:val="24"/>
        </w:rPr>
        <w:t xml:space="preserve">2.1 </w:t>
      </w:r>
      <w:r w:rsidR="00F30548" w:rsidRPr="002934B9">
        <w:rPr>
          <w:rFonts w:ascii="Times New Roman" w:eastAsia="KaiTi" w:hAnsi="Times New Roman" w:cs="Times New Roman" w:hint="eastAsia"/>
          <w:b/>
          <w:bCs/>
          <w:color w:val="auto"/>
          <w:sz w:val="24"/>
          <w:szCs w:val="24"/>
        </w:rPr>
        <w:t>基于特殊队列</w:t>
      </w:r>
      <w:r w:rsidR="002934B9">
        <w:rPr>
          <w:rFonts w:ascii="Times New Roman" w:eastAsia="KaiTi" w:hAnsi="Times New Roman" w:cs="Times New Roman" w:hint="eastAsia"/>
          <w:b/>
          <w:bCs/>
          <w:color w:val="auto"/>
          <w:sz w:val="24"/>
          <w:szCs w:val="24"/>
        </w:rPr>
        <w:t>的</w:t>
      </w:r>
      <w:r w:rsidR="00F30548" w:rsidRPr="002934B9">
        <w:rPr>
          <w:rFonts w:ascii="Times New Roman" w:eastAsia="KaiTi" w:hAnsi="Times New Roman" w:cs="Times New Roman" w:hint="eastAsia"/>
          <w:b/>
          <w:bCs/>
          <w:color w:val="auto"/>
          <w:sz w:val="24"/>
          <w:szCs w:val="24"/>
        </w:rPr>
        <w:t>数据</w:t>
      </w:r>
      <w:r w:rsidR="002934B9">
        <w:rPr>
          <w:rFonts w:ascii="Times New Roman" w:eastAsia="KaiTi" w:hAnsi="Times New Roman" w:cs="Times New Roman" w:hint="eastAsia"/>
          <w:b/>
          <w:bCs/>
          <w:color w:val="auto"/>
          <w:sz w:val="24"/>
          <w:szCs w:val="24"/>
        </w:rPr>
        <w:t>挖掘及</w:t>
      </w:r>
      <w:r w:rsidR="00F23C2B" w:rsidRPr="002934B9">
        <w:rPr>
          <w:rFonts w:ascii="Times New Roman" w:eastAsia="KaiTi" w:hAnsi="Times New Roman" w:cs="Times New Roman" w:hint="eastAsia"/>
          <w:b/>
          <w:bCs/>
          <w:color w:val="auto"/>
          <w:sz w:val="24"/>
          <w:szCs w:val="24"/>
        </w:rPr>
        <w:t>理论思考</w:t>
      </w:r>
    </w:p>
    <w:p w14:paraId="0533F89F" w14:textId="184AA8AF" w:rsidR="00FD07F1" w:rsidRDefault="002557E2" w:rsidP="00977208">
      <w:pPr>
        <w:spacing w:after="120" w:line="440" w:lineRule="exact"/>
        <w:ind w:firstLineChars="200" w:firstLine="480"/>
        <w:rPr>
          <w:rFonts w:ascii="Times New Roman" w:eastAsia="KaiTi" w:hAnsi="Times New Roman" w:cs="Times New Roman"/>
          <w:color w:val="auto"/>
          <w:sz w:val="24"/>
          <w:szCs w:val="24"/>
        </w:rPr>
      </w:pPr>
      <w:r w:rsidRPr="002557E2">
        <w:rPr>
          <w:rFonts w:ascii="Times New Roman" w:eastAsia="KaiTi" w:hAnsi="Times New Roman" w:cs="Times New Roman" w:hint="eastAsia"/>
          <w:color w:val="auto"/>
          <w:sz w:val="24"/>
          <w:szCs w:val="24"/>
        </w:rPr>
        <w:t>经深入调研，</w:t>
      </w:r>
      <w:r w:rsidR="00F23C2B" w:rsidRPr="008D1143">
        <w:rPr>
          <w:rFonts w:ascii="Times New Roman" w:eastAsia="KaiTi" w:hAnsi="Times New Roman" w:cs="Times New Roman" w:hint="eastAsia"/>
          <w:color w:val="auto"/>
          <w:sz w:val="24"/>
          <w:szCs w:val="24"/>
        </w:rPr>
        <w:t>申请人</w:t>
      </w:r>
      <w:r w:rsidR="00063C35">
        <w:rPr>
          <w:rFonts w:ascii="Times New Roman" w:eastAsia="KaiTi" w:hAnsi="Times New Roman" w:cs="Times New Roman" w:hint="eastAsia"/>
          <w:color w:val="auto"/>
          <w:sz w:val="24"/>
          <w:szCs w:val="24"/>
        </w:rPr>
        <w:t>认为</w:t>
      </w:r>
      <w:r w:rsidR="00063C35">
        <w:rPr>
          <w:rFonts w:ascii="Times New Roman" w:eastAsia="KaiTi" w:hAnsi="Times New Roman" w:cs="Times New Roman" w:hint="eastAsia"/>
          <w:color w:val="auto"/>
          <w:sz w:val="24"/>
          <w:szCs w:val="24"/>
        </w:rPr>
        <w:t xml:space="preserve"> </w:t>
      </w:r>
      <w:r w:rsidR="00455F95" w:rsidRPr="008E4945">
        <w:rPr>
          <w:rFonts w:ascii="Times New Roman" w:eastAsia="KaiTi" w:hAnsi="Times New Roman" w:cs="Times New Roman"/>
          <w:b/>
          <w:bCs/>
          <w:color w:val="auto"/>
          <w:sz w:val="24"/>
          <w:szCs w:val="24"/>
        </w:rPr>
        <w:t xml:space="preserve">DOCK8 </w:t>
      </w:r>
      <w:r w:rsidR="00455F95" w:rsidRPr="008E4945">
        <w:rPr>
          <w:rFonts w:ascii="Times New Roman" w:eastAsia="KaiTi" w:hAnsi="Times New Roman" w:cs="Times New Roman" w:hint="eastAsia"/>
          <w:b/>
          <w:bCs/>
          <w:color w:val="auto"/>
          <w:sz w:val="24"/>
          <w:szCs w:val="24"/>
        </w:rPr>
        <w:t>缺陷患者皮肤病毒组是宿主内</w:t>
      </w:r>
      <w:r w:rsidR="00455F95" w:rsidRPr="008E4945">
        <w:rPr>
          <w:rFonts w:ascii="Times New Roman" w:eastAsia="KaiTi" w:hAnsi="Times New Roman" w:cs="Times New Roman" w:hint="eastAsia"/>
          <w:b/>
          <w:bCs/>
          <w:color w:val="auto"/>
          <w:sz w:val="24"/>
          <w:szCs w:val="24"/>
        </w:rPr>
        <w:t xml:space="preserve"> </w:t>
      </w:r>
      <w:r w:rsidR="00455F95" w:rsidRPr="008E4945">
        <w:rPr>
          <w:rFonts w:ascii="Times New Roman" w:eastAsia="KaiTi" w:hAnsi="Times New Roman" w:cs="Times New Roman"/>
          <w:b/>
          <w:bCs/>
          <w:color w:val="auto"/>
          <w:sz w:val="24"/>
          <w:szCs w:val="24"/>
        </w:rPr>
        <w:t xml:space="preserve">HPV </w:t>
      </w:r>
      <w:r w:rsidR="00455F95" w:rsidRPr="008E4945">
        <w:rPr>
          <w:rFonts w:ascii="Times New Roman" w:eastAsia="KaiTi" w:hAnsi="Times New Roman" w:cs="Times New Roman" w:hint="eastAsia"/>
          <w:b/>
          <w:bCs/>
          <w:color w:val="auto"/>
          <w:sz w:val="24"/>
          <w:szCs w:val="24"/>
        </w:rPr>
        <w:t>进化尺度的天然放大镜</w:t>
      </w:r>
      <w:r w:rsidR="007D6024">
        <w:rPr>
          <w:rFonts w:ascii="Times New Roman" w:eastAsia="KaiTi" w:hAnsi="Times New Roman" w:cs="Times New Roman" w:hint="eastAsia"/>
          <w:color w:val="auto"/>
          <w:sz w:val="24"/>
          <w:szCs w:val="24"/>
        </w:rPr>
        <w:t>。</w:t>
      </w:r>
      <w:r w:rsidR="007D6024" w:rsidRPr="007D6024">
        <w:rPr>
          <w:rFonts w:ascii="Times New Roman" w:eastAsia="KaiTi" w:hAnsi="Times New Roman" w:cs="Times New Roman"/>
          <w:color w:val="auto"/>
          <w:sz w:val="24"/>
          <w:szCs w:val="24"/>
        </w:rPr>
        <w:t>DOCK8</w:t>
      </w:r>
      <w:r w:rsidR="00AA386C">
        <w:rPr>
          <w:rFonts w:ascii="Times New Roman" w:eastAsia="KaiTi" w:hAnsi="Times New Roman" w:cs="Times New Roman" w:hint="eastAsia"/>
          <w:color w:val="auto"/>
          <w:sz w:val="24"/>
          <w:szCs w:val="24"/>
        </w:rPr>
        <w:t xml:space="preserve"> </w:t>
      </w:r>
      <w:r w:rsidR="00542CB9">
        <w:rPr>
          <w:rFonts w:ascii="Times New Roman" w:eastAsia="KaiTi" w:hAnsi="Times New Roman" w:cs="Times New Roman" w:hint="eastAsia"/>
          <w:color w:val="auto"/>
          <w:sz w:val="24"/>
          <w:szCs w:val="24"/>
        </w:rPr>
        <w:t>免疫缺陷</w:t>
      </w:r>
      <w:r w:rsidR="00376E5F">
        <w:rPr>
          <w:rFonts w:ascii="Times New Roman" w:eastAsia="KaiTi" w:hAnsi="Times New Roman" w:cs="Times New Roman" w:hint="eastAsia"/>
          <w:color w:val="auto"/>
          <w:sz w:val="24"/>
          <w:szCs w:val="24"/>
        </w:rPr>
        <w:t>大幅下调了宿主皮肤特异性免疫的压力水平，</w:t>
      </w:r>
      <w:r w:rsidR="00DC5827">
        <w:rPr>
          <w:rFonts w:ascii="Times New Roman" w:eastAsia="KaiTi" w:hAnsi="Times New Roman" w:cs="Times New Roman" w:hint="eastAsia"/>
          <w:color w:val="auto"/>
          <w:sz w:val="24"/>
          <w:szCs w:val="24"/>
        </w:rPr>
        <w:t>阻碍了定植毒株的及时清除</w:t>
      </w:r>
      <w:r w:rsidR="00EA2165">
        <w:rPr>
          <w:rFonts w:ascii="Times New Roman" w:eastAsia="KaiTi" w:hAnsi="Times New Roman" w:cs="Times New Roman" w:hint="eastAsia"/>
          <w:color w:val="auto"/>
          <w:sz w:val="24"/>
          <w:szCs w:val="24"/>
        </w:rPr>
        <w:t>，导致患者皮肤以</w:t>
      </w:r>
      <w:r w:rsidR="00EA2165">
        <w:rPr>
          <w:rFonts w:ascii="Times New Roman" w:eastAsia="KaiTi" w:hAnsi="Times New Roman" w:cs="Times New Roman" w:hint="eastAsia"/>
          <w:color w:val="auto"/>
          <w:sz w:val="24"/>
          <w:szCs w:val="24"/>
        </w:rPr>
        <w:t xml:space="preserve"> </w:t>
      </w:r>
      <w:r w:rsidR="00EA2165" w:rsidRPr="00EA2165">
        <w:rPr>
          <w:rFonts w:ascii="Times New Roman" w:eastAsia="KaiTi" w:hAnsi="Times New Roman" w:cs="Times New Roman"/>
          <w:color w:val="auto"/>
          <w:sz w:val="24"/>
          <w:szCs w:val="24"/>
        </w:rPr>
        <w:t>HPV</w:t>
      </w:r>
      <w:r w:rsidR="00EA2165">
        <w:rPr>
          <w:rFonts w:ascii="Times New Roman" w:eastAsia="KaiTi" w:hAnsi="Times New Roman" w:cs="Times New Roman" w:hint="eastAsia"/>
          <w:color w:val="auto"/>
          <w:sz w:val="24"/>
          <w:szCs w:val="24"/>
        </w:rPr>
        <w:t xml:space="preserve"> </w:t>
      </w:r>
      <w:r w:rsidR="00EA2165">
        <w:rPr>
          <w:rFonts w:ascii="Times New Roman" w:eastAsia="KaiTi" w:hAnsi="Times New Roman" w:cs="Times New Roman" w:hint="eastAsia"/>
          <w:color w:val="auto"/>
          <w:sz w:val="24"/>
          <w:szCs w:val="24"/>
        </w:rPr>
        <w:t>为主导的真核病毒组急剧扩张</w:t>
      </w:r>
      <w:r w:rsidR="00CD1352">
        <w:rPr>
          <w:rFonts w:ascii="Times New Roman" w:eastAsia="KaiTi" w:hAnsi="Times New Roman" w:cs="Times New Roman" w:hint="eastAsia"/>
          <w:color w:val="auto"/>
          <w:sz w:val="24"/>
          <w:szCs w:val="24"/>
        </w:rPr>
        <w:t>。相较于健康个体，患者皮肤病毒载量大</w:t>
      </w:r>
      <w:r w:rsidR="00C9411C">
        <w:rPr>
          <w:rFonts w:ascii="Times New Roman" w:eastAsia="KaiTi" w:hAnsi="Times New Roman" w:cs="Times New Roman" w:hint="eastAsia"/>
          <w:color w:val="auto"/>
          <w:sz w:val="24"/>
          <w:szCs w:val="24"/>
        </w:rPr>
        <w:t>、</w:t>
      </w:r>
      <w:r w:rsidR="003040F2">
        <w:rPr>
          <w:rFonts w:ascii="Times New Roman" w:eastAsia="KaiTi" w:hAnsi="Times New Roman" w:cs="Times New Roman" w:hint="eastAsia"/>
          <w:color w:val="auto"/>
          <w:sz w:val="24"/>
          <w:szCs w:val="24"/>
        </w:rPr>
        <w:t>进化</w:t>
      </w:r>
      <w:r w:rsidR="00C9411C">
        <w:rPr>
          <w:rFonts w:ascii="Times New Roman" w:eastAsia="KaiTi" w:hAnsi="Times New Roman" w:cs="Times New Roman" w:hint="eastAsia"/>
          <w:color w:val="auto"/>
          <w:sz w:val="24"/>
          <w:szCs w:val="24"/>
        </w:rPr>
        <w:t>速度快</w:t>
      </w:r>
      <w:r w:rsidR="009979ED">
        <w:rPr>
          <w:rFonts w:ascii="Times New Roman" w:eastAsia="KaiTi" w:hAnsi="Times New Roman" w:cs="Times New Roman" w:hint="eastAsia"/>
          <w:color w:val="auto"/>
          <w:sz w:val="24"/>
          <w:szCs w:val="24"/>
        </w:rPr>
        <w:t>、</w:t>
      </w:r>
      <w:r w:rsidR="001F699A">
        <w:rPr>
          <w:rFonts w:ascii="Times New Roman" w:eastAsia="KaiTi" w:hAnsi="Times New Roman" w:cs="Times New Roman" w:hint="eastAsia"/>
          <w:color w:val="auto"/>
          <w:sz w:val="24"/>
          <w:szCs w:val="24"/>
        </w:rPr>
        <w:t>种群复杂度高</w:t>
      </w:r>
      <w:r w:rsidR="009979ED">
        <w:rPr>
          <w:rFonts w:ascii="Times New Roman" w:eastAsia="KaiTi" w:hAnsi="Times New Roman" w:cs="Times New Roman" w:hint="eastAsia"/>
          <w:color w:val="auto"/>
          <w:sz w:val="24"/>
          <w:szCs w:val="24"/>
        </w:rPr>
        <w:t>并</w:t>
      </w:r>
      <w:r w:rsidR="009979ED" w:rsidRPr="008E4945">
        <w:rPr>
          <w:rFonts w:ascii="Times New Roman" w:eastAsia="KaiTi" w:hAnsi="Times New Roman" w:cs="Times New Roman" w:hint="eastAsia"/>
          <w:b/>
          <w:bCs/>
          <w:color w:val="auto"/>
          <w:sz w:val="24"/>
          <w:szCs w:val="24"/>
        </w:rPr>
        <w:t>保留了</w:t>
      </w:r>
      <w:r w:rsidR="00424CC3" w:rsidRPr="008E4945">
        <w:rPr>
          <w:rFonts w:ascii="Times New Roman" w:eastAsia="KaiTi" w:hAnsi="Times New Roman" w:cs="Times New Roman" w:hint="eastAsia"/>
          <w:b/>
          <w:bCs/>
          <w:color w:val="auto"/>
          <w:sz w:val="24"/>
          <w:szCs w:val="24"/>
        </w:rPr>
        <w:t>更完整的病毒基因组遗传进化分子标记</w:t>
      </w:r>
      <w:r w:rsidR="001F699A">
        <w:rPr>
          <w:rFonts w:ascii="Times New Roman" w:eastAsia="KaiTi" w:hAnsi="Times New Roman" w:cs="Times New Roman" w:hint="eastAsia"/>
          <w:color w:val="auto"/>
          <w:sz w:val="24"/>
          <w:szCs w:val="24"/>
        </w:rPr>
        <w:t>，</w:t>
      </w:r>
      <w:r w:rsidR="00C9411C">
        <w:rPr>
          <w:rFonts w:ascii="Times New Roman" w:eastAsia="KaiTi" w:hAnsi="Times New Roman" w:cs="Times New Roman" w:hint="eastAsia"/>
          <w:color w:val="auto"/>
          <w:sz w:val="24"/>
          <w:szCs w:val="24"/>
        </w:rPr>
        <w:t>是系统</w:t>
      </w:r>
      <w:r w:rsidR="001951F5">
        <w:rPr>
          <w:rFonts w:ascii="Times New Roman" w:eastAsia="KaiTi" w:hAnsi="Times New Roman" w:cs="Times New Roman" w:hint="eastAsia"/>
          <w:color w:val="auto"/>
          <w:sz w:val="24"/>
          <w:szCs w:val="24"/>
        </w:rPr>
        <w:t>解析</w:t>
      </w:r>
      <w:r w:rsidR="00C9411C">
        <w:rPr>
          <w:rFonts w:ascii="Times New Roman" w:eastAsia="KaiTi" w:hAnsi="Times New Roman" w:cs="Times New Roman" w:hint="eastAsia"/>
          <w:color w:val="auto"/>
          <w:sz w:val="24"/>
          <w:szCs w:val="24"/>
        </w:rPr>
        <w:t>保守的</w:t>
      </w:r>
      <w:r w:rsidR="00C9411C">
        <w:rPr>
          <w:rFonts w:ascii="Times New Roman" w:eastAsia="KaiTi" w:hAnsi="Times New Roman" w:cs="Times New Roman" w:hint="eastAsia"/>
          <w:color w:val="auto"/>
          <w:sz w:val="24"/>
          <w:szCs w:val="24"/>
        </w:rPr>
        <w:t xml:space="preserve"> </w:t>
      </w:r>
      <w:r w:rsidR="00C9411C">
        <w:rPr>
          <w:rFonts w:ascii="Times New Roman" w:eastAsia="KaiTi" w:hAnsi="Times New Roman" w:cs="Times New Roman"/>
          <w:color w:val="auto"/>
          <w:sz w:val="24"/>
          <w:szCs w:val="24"/>
        </w:rPr>
        <w:lastRenderedPageBreak/>
        <w:t>DNA</w:t>
      </w:r>
      <w:r w:rsidR="00C9411C">
        <w:rPr>
          <w:rFonts w:ascii="Times New Roman" w:eastAsia="KaiTi" w:hAnsi="Times New Roman" w:cs="Times New Roman" w:hint="eastAsia"/>
          <w:color w:val="auto"/>
          <w:sz w:val="24"/>
          <w:szCs w:val="24"/>
        </w:rPr>
        <w:t xml:space="preserve"> </w:t>
      </w:r>
      <w:r w:rsidR="00C9411C">
        <w:rPr>
          <w:rFonts w:ascii="Times New Roman" w:eastAsia="KaiTi" w:hAnsi="Times New Roman" w:cs="Times New Roman" w:hint="eastAsia"/>
          <w:color w:val="auto"/>
          <w:sz w:val="24"/>
          <w:szCs w:val="24"/>
        </w:rPr>
        <w:t>病毒在单一宿主内</w:t>
      </w:r>
      <w:r w:rsidR="0087387B">
        <w:rPr>
          <w:rFonts w:ascii="Times New Roman" w:eastAsia="KaiTi" w:hAnsi="Times New Roman" w:cs="Times New Roman" w:hint="eastAsia"/>
          <w:color w:val="auto"/>
          <w:sz w:val="24"/>
          <w:szCs w:val="24"/>
        </w:rPr>
        <w:t>定植动态及</w:t>
      </w:r>
      <w:r w:rsidR="001951F5">
        <w:rPr>
          <w:rFonts w:ascii="Times New Roman" w:eastAsia="KaiTi" w:hAnsi="Times New Roman" w:cs="Times New Roman" w:hint="eastAsia"/>
          <w:color w:val="auto"/>
          <w:sz w:val="24"/>
          <w:szCs w:val="24"/>
        </w:rPr>
        <w:t>复杂</w:t>
      </w:r>
      <w:r w:rsidR="0087387B">
        <w:rPr>
          <w:rFonts w:ascii="Times New Roman" w:eastAsia="KaiTi" w:hAnsi="Times New Roman" w:cs="Times New Roman" w:hint="eastAsia"/>
          <w:color w:val="auto"/>
          <w:sz w:val="24"/>
          <w:szCs w:val="24"/>
        </w:rPr>
        <w:t>演化模式的重要生物模型。</w:t>
      </w:r>
      <w:r w:rsidR="00063C35" w:rsidRPr="00063C35">
        <w:rPr>
          <w:rFonts w:ascii="Times New Roman" w:eastAsia="KaiTi" w:hAnsi="Times New Roman" w:cs="Times New Roman" w:hint="eastAsia"/>
          <w:color w:val="auto"/>
          <w:sz w:val="24"/>
          <w:szCs w:val="24"/>
        </w:rPr>
        <w:t>然而，</w:t>
      </w:r>
      <w:r w:rsidR="00063C35">
        <w:rPr>
          <w:rFonts w:ascii="Times New Roman" w:eastAsia="KaiTi" w:hAnsi="Times New Roman" w:cs="Times New Roman" w:hint="eastAsia"/>
          <w:color w:val="auto"/>
          <w:sz w:val="24"/>
          <w:szCs w:val="24"/>
        </w:rPr>
        <w:t>申请人</w:t>
      </w:r>
      <w:r w:rsidR="000602BB">
        <w:rPr>
          <w:rFonts w:ascii="Times New Roman" w:eastAsia="KaiTi" w:hAnsi="Times New Roman" w:cs="Times New Roman" w:hint="eastAsia"/>
          <w:color w:val="auto"/>
          <w:sz w:val="24"/>
          <w:szCs w:val="24"/>
        </w:rPr>
        <w:t>调研发现，</w:t>
      </w:r>
      <w:r w:rsidR="00063C35" w:rsidRPr="00063C35">
        <w:rPr>
          <w:rFonts w:ascii="Times New Roman" w:eastAsia="KaiTi" w:hAnsi="Times New Roman" w:cs="Times New Roman" w:hint="eastAsia"/>
          <w:color w:val="auto"/>
          <w:sz w:val="24"/>
          <w:szCs w:val="24"/>
        </w:rPr>
        <w:t>目前基于</w:t>
      </w:r>
      <w:r w:rsidR="00063C35" w:rsidRPr="00063C35">
        <w:rPr>
          <w:rFonts w:ascii="Times New Roman" w:eastAsia="KaiTi" w:hAnsi="Times New Roman" w:cs="Times New Roman"/>
          <w:color w:val="auto"/>
          <w:sz w:val="24"/>
          <w:szCs w:val="24"/>
        </w:rPr>
        <w:t xml:space="preserve"> DOCK8 </w:t>
      </w:r>
      <w:r w:rsidR="00063C35" w:rsidRPr="00063C35">
        <w:rPr>
          <w:rFonts w:ascii="Times New Roman" w:eastAsia="KaiTi" w:hAnsi="Times New Roman" w:cs="Times New Roman" w:hint="eastAsia"/>
          <w:color w:val="auto"/>
          <w:sz w:val="24"/>
          <w:szCs w:val="24"/>
        </w:rPr>
        <w:t>缺陷患者皮肤病毒组的</w:t>
      </w:r>
      <w:r w:rsidR="00063C35" w:rsidRPr="008E4945">
        <w:rPr>
          <w:rFonts w:ascii="Times New Roman" w:eastAsia="KaiTi" w:hAnsi="Times New Roman" w:cs="Times New Roman" w:hint="eastAsia"/>
          <w:b/>
          <w:bCs/>
          <w:color w:val="auto"/>
          <w:sz w:val="24"/>
          <w:szCs w:val="24"/>
        </w:rPr>
        <w:t>相关研究仍停留在基因型水平</w:t>
      </w:r>
      <w:r w:rsidR="00063C35" w:rsidRPr="00063C35">
        <w:rPr>
          <w:rFonts w:ascii="Times New Roman" w:eastAsia="KaiTi" w:hAnsi="Times New Roman" w:cs="Times New Roman" w:hint="eastAsia"/>
          <w:color w:val="auto"/>
          <w:sz w:val="24"/>
          <w:szCs w:val="24"/>
        </w:rPr>
        <w:t>，</w:t>
      </w:r>
      <w:r w:rsidR="00F82998">
        <w:rPr>
          <w:rFonts w:ascii="Times New Roman" w:eastAsia="KaiTi" w:hAnsi="Times New Roman" w:cs="Times New Roman" w:hint="eastAsia"/>
          <w:color w:val="auto"/>
          <w:sz w:val="24"/>
          <w:szCs w:val="24"/>
        </w:rPr>
        <w:t>且</w:t>
      </w:r>
      <w:r w:rsidR="00F82998" w:rsidRPr="008E4945">
        <w:rPr>
          <w:rFonts w:ascii="Times New Roman" w:eastAsia="KaiTi" w:hAnsi="Times New Roman" w:cs="Times New Roman" w:hint="eastAsia"/>
          <w:b/>
          <w:bCs/>
          <w:color w:val="auto"/>
          <w:sz w:val="24"/>
          <w:szCs w:val="24"/>
        </w:rPr>
        <w:t>尚未见</w:t>
      </w:r>
      <w:r w:rsidR="00F10C4F" w:rsidRPr="008E4945">
        <w:rPr>
          <w:rFonts w:ascii="Times New Roman" w:eastAsia="KaiTi" w:hAnsi="Times New Roman" w:cs="Times New Roman" w:hint="eastAsia"/>
          <w:b/>
          <w:bCs/>
          <w:color w:val="auto"/>
          <w:sz w:val="24"/>
          <w:szCs w:val="24"/>
        </w:rPr>
        <w:t>在分子水平</w:t>
      </w:r>
      <w:r w:rsidR="00B43783" w:rsidRPr="008E4945">
        <w:rPr>
          <w:rFonts w:ascii="Times New Roman" w:eastAsia="KaiTi" w:hAnsi="Times New Roman" w:cs="Times New Roman" w:hint="eastAsia"/>
          <w:b/>
          <w:bCs/>
          <w:color w:val="auto"/>
          <w:sz w:val="24"/>
          <w:szCs w:val="24"/>
        </w:rPr>
        <w:t>探讨更深层次的</w:t>
      </w:r>
      <w:r w:rsidR="00F10C4F" w:rsidRPr="008E4945">
        <w:rPr>
          <w:rFonts w:ascii="Times New Roman" w:eastAsia="KaiTi" w:hAnsi="Times New Roman" w:cs="Times New Roman" w:hint="eastAsia"/>
          <w:b/>
          <w:bCs/>
          <w:color w:val="auto"/>
          <w:sz w:val="24"/>
          <w:szCs w:val="24"/>
        </w:rPr>
        <w:t>复合潜在驱动</w:t>
      </w:r>
      <w:r w:rsidR="00B43783" w:rsidRPr="008E4945">
        <w:rPr>
          <w:rFonts w:ascii="Times New Roman" w:eastAsia="KaiTi" w:hAnsi="Times New Roman" w:cs="Times New Roman" w:hint="eastAsia"/>
          <w:b/>
          <w:bCs/>
          <w:color w:val="auto"/>
          <w:sz w:val="24"/>
          <w:szCs w:val="24"/>
        </w:rPr>
        <w:t>因素</w:t>
      </w:r>
      <w:r w:rsidR="00B43783">
        <w:rPr>
          <w:rFonts w:ascii="Times New Roman" w:eastAsia="KaiTi" w:hAnsi="Times New Roman" w:cs="Times New Roman" w:hint="eastAsia"/>
          <w:color w:val="auto"/>
          <w:sz w:val="24"/>
          <w:szCs w:val="24"/>
        </w:rPr>
        <w:t>（</w:t>
      </w:r>
      <w:r w:rsidR="003910B7">
        <w:rPr>
          <w:rFonts w:ascii="Times New Roman" w:eastAsia="KaiTi" w:hAnsi="Times New Roman" w:cs="Times New Roman" w:hint="eastAsia"/>
          <w:color w:val="auto"/>
          <w:sz w:val="24"/>
          <w:szCs w:val="24"/>
        </w:rPr>
        <w:t>例如</w:t>
      </w:r>
      <w:r w:rsidR="003910B7">
        <w:rPr>
          <w:rFonts w:ascii="Times New Roman" w:eastAsia="KaiTi" w:hAnsi="Times New Roman" w:cs="Times New Roman" w:hint="eastAsia"/>
          <w:color w:val="auto"/>
          <w:sz w:val="24"/>
          <w:szCs w:val="24"/>
        </w:rPr>
        <w:t xml:space="preserve"> </w:t>
      </w:r>
      <w:r w:rsidR="00B43783" w:rsidRPr="00B43783">
        <w:rPr>
          <w:rFonts w:ascii="Times New Roman" w:eastAsia="KaiTi" w:hAnsi="Times New Roman" w:cs="Times New Roman"/>
          <w:color w:val="auto"/>
          <w:sz w:val="24"/>
          <w:szCs w:val="24"/>
        </w:rPr>
        <w:t>APOBEC3</w:t>
      </w:r>
      <w:r w:rsidR="004C7C56">
        <w:rPr>
          <w:rFonts w:ascii="Times New Roman" w:eastAsia="KaiTi" w:hAnsi="Times New Roman" w:cs="Times New Roman" w:hint="eastAsia"/>
          <w:color w:val="auto"/>
          <w:sz w:val="24"/>
          <w:szCs w:val="24"/>
        </w:rPr>
        <w:t xml:space="preserve"> </w:t>
      </w:r>
      <w:r w:rsidR="00A108C3">
        <w:rPr>
          <w:rFonts w:ascii="Times New Roman" w:eastAsia="KaiTi" w:hAnsi="Times New Roman" w:cs="Times New Roman" w:hint="eastAsia"/>
          <w:color w:val="auto"/>
          <w:sz w:val="24"/>
          <w:szCs w:val="24"/>
        </w:rPr>
        <w:t>机制</w:t>
      </w:r>
      <w:r w:rsidR="00977208">
        <w:rPr>
          <w:rFonts w:ascii="Times New Roman" w:eastAsia="KaiTi" w:hAnsi="Times New Roman" w:cs="Times New Roman" w:hint="eastAsia"/>
          <w:color w:val="auto"/>
          <w:sz w:val="24"/>
          <w:szCs w:val="24"/>
        </w:rPr>
        <w:t>和基因重组</w:t>
      </w:r>
      <w:r w:rsidR="00B43783">
        <w:rPr>
          <w:rFonts w:ascii="Times New Roman" w:eastAsia="KaiTi" w:hAnsi="Times New Roman" w:cs="Times New Roman" w:hint="eastAsia"/>
          <w:color w:val="auto"/>
          <w:sz w:val="24"/>
          <w:szCs w:val="24"/>
        </w:rPr>
        <w:t>）</w:t>
      </w:r>
      <w:r w:rsidR="00704C1B">
        <w:rPr>
          <w:rFonts w:ascii="Times New Roman" w:eastAsia="KaiTi" w:hAnsi="Times New Roman" w:cs="Times New Roman" w:hint="eastAsia"/>
          <w:color w:val="auto"/>
          <w:sz w:val="24"/>
          <w:szCs w:val="24"/>
        </w:rPr>
        <w:t>影响</w:t>
      </w:r>
      <w:r w:rsidR="00B43783">
        <w:rPr>
          <w:rFonts w:ascii="Times New Roman" w:eastAsia="KaiTi" w:hAnsi="Times New Roman" w:cs="Times New Roman" w:hint="eastAsia"/>
          <w:color w:val="auto"/>
          <w:sz w:val="24"/>
          <w:szCs w:val="24"/>
        </w:rPr>
        <w:t>的相关研究</w:t>
      </w:r>
      <w:r w:rsidR="00BA27D8">
        <w:rPr>
          <w:rFonts w:ascii="Times New Roman" w:eastAsia="KaiTi" w:hAnsi="Times New Roman" w:cs="Times New Roman" w:hint="eastAsia"/>
          <w:color w:val="auto"/>
          <w:sz w:val="24"/>
          <w:szCs w:val="24"/>
        </w:rPr>
        <w:t>，</w:t>
      </w:r>
      <w:r w:rsidR="00063C35" w:rsidRPr="00063C35">
        <w:rPr>
          <w:rFonts w:ascii="Times New Roman" w:eastAsia="KaiTi" w:hAnsi="Times New Roman" w:cs="Times New Roman" w:hint="eastAsia"/>
          <w:color w:val="auto"/>
          <w:sz w:val="24"/>
          <w:szCs w:val="24"/>
        </w:rPr>
        <w:t>有深入挖掘的价值</w:t>
      </w:r>
      <w:r w:rsidR="00A64BD9">
        <w:rPr>
          <w:rFonts w:ascii="Times New Roman" w:eastAsia="KaiTi" w:hAnsi="Times New Roman" w:cs="Times New Roman" w:hint="eastAsia"/>
          <w:color w:val="auto"/>
          <w:sz w:val="24"/>
          <w:szCs w:val="24"/>
        </w:rPr>
        <w:t>和</w:t>
      </w:r>
      <w:r w:rsidR="00063C35" w:rsidRPr="00063C35">
        <w:rPr>
          <w:rFonts w:ascii="Times New Roman" w:eastAsia="KaiTi" w:hAnsi="Times New Roman" w:cs="Times New Roman" w:hint="eastAsia"/>
          <w:color w:val="auto"/>
          <w:sz w:val="24"/>
          <w:szCs w:val="24"/>
        </w:rPr>
        <w:t>足够</w:t>
      </w:r>
      <w:r w:rsidR="00A64BD9">
        <w:rPr>
          <w:rFonts w:ascii="Times New Roman" w:eastAsia="KaiTi" w:hAnsi="Times New Roman" w:cs="Times New Roman" w:hint="eastAsia"/>
          <w:color w:val="auto"/>
          <w:sz w:val="24"/>
          <w:szCs w:val="24"/>
        </w:rPr>
        <w:t>探索</w:t>
      </w:r>
      <w:r w:rsidR="00063C35" w:rsidRPr="00063C35">
        <w:rPr>
          <w:rFonts w:ascii="Times New Roman" w:eastAsia="KaiTi" w:hAnsi="Times New Roman" w:cs="Times New Roman" w:hint="eastAsia"/>
          <w:color w:val="auto"/>
          <w:sz w:val="24"/>
          <w:szCs w:val="24"/>
        </w:rPr>
        <w:t>的空间。</w:t>
      </w:r>
    </w:p>
    <w:p w14:paraId="4F78F13D" w14:textId="6D181FB5" w:rsidR="002934B9" w:rsidRPr="002934B9" w:rsidRDefault="002934B9" w:rsidP="00F23C2B">
      <w:pPr>
        <w:spacing w:line="440" w:lineRule="exact"/>
        <w:ind w:firstLineChars="200" w:firstLine="489"/>
        <w:rPr>
          <w:rFonts w:ascii="Times New Roman" w:eastAsia="KaiTi" w:hAnsi="Times New Roman" w:cs="Times New Roman"/>
          <w:b/>
          <w:bCs/>
          <w:color w:val="auto"/>
          <w:sz w:val="24"/>
          <w:szCs w:val="24"/>
        </w:rPr>
      </w:pPr>
      <w:r w:rsidRPr="002934B9">
        <w:rPr>
          <w:rFonts w:ascii="Times New Roman" w:eastAsia="KaiTi" w:hAnsi="Times New Roman" w:cs="Times New Roman" w:hint="eastAsia"/>
          <w:b/>
          <w:bCs/>
          <w:color w:val="auto"/>
          <w:sz w:val="24"/>
          <w:szCs w:val="24"/>
        </w:rPr>
        <w:t xml:space="preserve">2.2 </w:t>
      </w:r>
      <w:r w:rsidRPr="002934B9">
        <w:rPr>
          <w:rFonts w:ascii="Times New Roman" w:eastAsia="KaiTi" w:hAnsi="Times New Roman" w:cs="Times New Roman" w:hint="eastAsia"/>
          <w:b/>
          <w:bCs/>
          <w:color w:val="auto"/>
          <w:sz w:val="24"/>
          <w:szCs w:val="24"/>
        </w:rPr>
        <w:t>相关</w:t>
      </w:r>
      <w:r w:rsidR="00F23C2B" w:rsidRPr="002934B9">
        <w:rPr>
          <w:rFonts w:ascii="Times New Roman" w:eastAsia="KaiTi" w:hAnsi="Times New Roman" w:cs="Times New Roman" w:hint="eastAsia"/>
          <w:b/>
          <w:bCs/>
          <w:color w:val="auto"/>
          <w:sz w:val="24"/>
          <w:szCs w:val="24"/>
        </w:rPr>
        <w:t>方法学</w:t>
      </w:r>
      <w:r w:rsidR="0049616B" w:rsidRPr="002934B9">
        <w:rPr>
          <w:rFonts w:ascii="Times New Roman" w:eastAsia="KaiTi" w:hAnsi="Times New Roman" w:cs="Times New Roman" w:hint="eastAsia"/>
          <w:b/>
          <w:bCs/>
          <w:color w:val="auto"/>
          <w:sz w:val="24"/>
          <w:szCs w:val="24"/>
        </w:rPr>
        <w:t>知识储备</w:t>
      </w:r>
      <w:r w:rsidR="00D06334">
        <w:rPr>
          <w:rFonts w:ascii="Times New Roman" w:eastAsia="KaiTi" w:hAnsi="Times New Roman" w:cs="Times New Roman" w:hint="eastAsia"/>
          <w:b/>
          <w:bCs/>
          <w:color w:val="auto"/>
          <w:sz w:val="24"/>
          <w:szCs w:val="24"/>
        </w:rPr>
        <w:t>与技术支</w:t>
      </w:r>
      <w:r w:rsidR="00B8487F">
        <w:rPr>
          <w:rFonts w:ascii="Times New Roman" w:eastAsia="KaiTi" w:hAnsi="Times New Roman" w:cs="Times New Roman" w:hint="eastAsia"/>
          <w:b/>
          <w:bCs/>
          <w:color w:val="auto"/>
          <w:sz w:val="24"/>
          <w:szCs w:val="24"/>
        </w:rPr>
        <w:t>撑</w:t>
      </w:r>
    </w:p>
    <w:p w14:paraId="1EB4C780" w14:textId="24CED744" w:rsidR="00F23C2B" w:rsidRPr="008D1143" w:rsidRDefault="00F23C2B" w:rsidP="009673D3">
      <w:pPr>
        <w:spacing w:after="120" w:line="440" w:lineRule="exact"/>
        <w:ind w:firstLineChars="200" w:firstLine="480"/>
        <w:rPr>
          <w:rFonts w:ascii="Times New Roman" w:eastAsia="KaiTi" w:hAnsi="Times New Roman" w:cs="Times New Roman"/>
          <w:color w:val="auto"/>
          <w:sz w:val="24"/>
          <w:szCs w:val="24"/>
        </w:rPr>
      </w:pPr>
      <w:r w:rsidRPr="008D1143">
        <w:rPr>
          <w:rFonts w:ascii="Times New Roman" w:eastAsia="KaiTi" w:hAnsi="Times New Roman" w:cs="Times New Roman" w:hint="eastAsia"/>
          <w:color w:val="auto"/>
          <w:sz w:val="24"/>
          <w:szCs w:val="24"/>
        </w:rPr>
        <w:t>本项目面临的核心技术挑战在于如何从高噪声的宏基因组数据中，为</w:t>
      </w:r>
      <w:r w:rsidR="008574B0">
        <w:rPr>
          <w:rFonts w:ascii="Times New Roman" w:eastAsia="KaiTi" w:hAnsi="Times New Roman" w:cs="Times New Roman" w:hint="eastAsia"/>
          <w:color w:val="auto"/>
          <w:sz w:val="24"/>
          <w:szCs w:val="24"/>
        </w:rPr>
        <w:t>保守</w:t>
      </w:r>
      <w:r w:rsidRPr="008D1143">
        <w:rPr>
          <w:rFonts w:ascii="Times New Roman" w:eastAsia="KaiTi" w:hAnsi="Times New Roman" w:cs="Times New Roman" w:hint="eastAsia"/>
          <w:color w:val="auto"/>
          <w:sz w:val="24"/>
          <w:szCs w:val="24"/>
        </w:rPr>
        <w:t>的</w:t>
      </w:r>
      <w:r w:rsidR="009673D3">
        <w:rPr>
          <w:rFonts w:ascii="Times New Roman" w:eastAsia="KaiTi" w:hAnsi="Times New Roman" w:cs="Times New Roman" w:hint="eastAsia"/>
          <w:color w:val="auto"/>
          <w:sz w:val="24"/>
          <w:szCs w:val="24"/>
        </w:rPr>
        <w:t xml:space="preserve"> </w:t>
      </w:r>
      <w:r w:rsidRPr="008D1143">
        <w:rPr>
          <w:rFonts w:ascii="Times New Roman" w:eastAsia="KaiTi" w:hAnsi="Times New Roman" w:cs="Times New Roman"/>
          <w:color w:val="auto"/>
          <w:sz w:val="24"/>
          <w:szCs w:val="24"/>
        </w:rPr>
        <w:t>DNA</w:t>
      </w:r>
      <w:r w:rsidR="009673D3">
        <w:rPr>
          <w:rFonts w:ascii="Times New Roman" w:eastAsia="KaiTi" w:hAnsi="Times New Roman" w:cs="Times New Roman" w:hint="eastAsia"/>
          <w:color w:val="auto"/>
          <w:sz w:val="24"/>
          <w:szCs w:val="24"/>
        </w:rPr>
        <w:t xml:space="preserve"> </w:t>
      </w:r>
      <w:r w:rsidRPr="008D1143">
        <w:rPr>
          <w:rFonts w:ascii="Times New Roman" w:eastAsia="KaiTi" w:hAnsi="Times New Roman" w:cs="Times New Roman" w:hint="eastAsia"/>
          <w:color w:val="auto"/>
          <w:sz w:val="24"/>
          <w:szCs w:val="24"/>
        </w:rPr>
        <w:t>病毒重建高分辨率进化动态</w:t>
      </w:r>
      <w:r w:rsidR="002165EC">
        <w:rPr>
          <w:rFonts w:ascii="Times New Roman" w:eastAsia="KaiTi" w:hAnsi="Times New Roman" w:cs="Times New Roman" w:hint="eastAsia"/>
          <w:color w:val="auto"/>
          <w:sz w:val="24"/>
          <w:szCs w:val="24"/>
        </w:rPr>
        <w:t>，并构建复合</w:t>
      </w:r>
      <w:r w:rsidR="008574B0">
        <w:rPr>
          <w:rFonts w:ascii="Times New Roman" w:eastAsia="KaiTi" w:hAnsi="Times New Roman" w:cs="Times New Roman" w:hint="eastAsia"/>
          <w:color w:val="auto"/>
          <w:sz w:val="24"/>
          <w:szCs w:val="24"/>
        </w:rPr>
        <w:t>定量模型表征宿主内进化历程</w:t>
      </w:r>
      <w:r w:rsidRPr="008D1143">
        <w:rPr>
          <w:rFonts w:ascii="Times New Roman" w:eastAsia="KaiTi" w:hAnsi="Times New Roman" w:cs="Times New Roman" w:hint="eastAsia"/>
          <w:color w:val="auto"/>
          <w:sz w:val="24"/>
          <w:szCs w:val="24"/>
        </w:rPr>
        <w:t>。申请人</w:t>
      </w:r>
      <w:r w:rsidR="00FB3AD1">
        <w:rPr>
          <w:rFonts w:ascii="Times New Roman" w:eastAsia="KaiTi" w:hAnsi="Times New Roman" w:cs="Times New Roman" w:hint="eastAsia"/>
          <w:color w:val="auto"/>
          <w:sz w:val="24"/>
          <w:szCs w:val="24"/>
        </w:rPr>
        <w:t>所具备</w:t>
      </w:r>
      <w:r w:rsidRPr="008D1143">
        <w:rPr>
          <w:rFonts w:ascii="Times New Roman" w:eastAsia="KaiTi" w:hAnsi="Times New Roman" w:cs="Times New Roman" w:hint="eastAsia"/>
          <w:color w:val="auto"/>
          <w:sz w:val="24"/>
          <w:szCs w:val="24"/>
        </w:rPr>
        <w:t>的</w:t>
      </w:r>
      <w:r w:rsidR="00C32403">
        <w:rPr>
          <w:rFonts w:ascii="Times New Roman" w:eastAsia="KaiTi" w:hAnsi="Times New Roman" w:cs="Times New Roman" w:hint="eastAsia"/>
          <w:color w:val="auto"/>
          <w:sz w:val="24"/>
          <w:szCs w:val="24"/>
        </w:rPr>
        <w:t>丰富</w:t>
      </w:r>
      <w:r w:rsidRPr="00487788">
        <w:rPr>
          <w:rFonts w:ascii="Times New Roman" w:eastAsia="KaiTi" w:hAnsi="Times New Roman" w:cs="Times New Roman" w:hint="eastAsia"/>
          <w:b/>
          <w:bCs/>
          <w:color w:val="auto"/>
          <w:sz w:val="24"/>
          <w:szCs w:val="24"/>
        </w:rPr>
        <w:t>交叉学科背景</w:t>
      </w:r>
      <w:r w:rsidR="00FB3AD1">
        <w:rPr>
          <w:rFonts w:ascii="Times New Roman" w:eastAsia="KaiTi" w:hAnsi="Times New Roman" w:cs="Times New Roman" w:hint="eastAsia"/>
          <w:color w:val="auto"/>
          <w:sz w:val="24"/>
          <w:szCs w:val="24"/>
        </w:rPr>
        <w:t>及</w:t>
      </w:r>
      <w:r w:rsidRPr="008D1143">
        <w:rPr>
          <w:rFonts w:ascii="Times New Roman" w:eastAsia="KaiTi" w:hAnsi="Times New Roman" w:cs="Times New Roman" w:hint="eastAsia"/>
          <w:color w:val="auto"/>
          <w:sz w:val="24"/>
          <w:szCs w:val="24"/>
        </w:rPr>
        <w:t>博士</w:t>
      </w:r>
      <w:r w:rsidR="00FB3AD1">
        <w:rPr>
          <w:rFonts w:ascii="Times New Roman" w:eastAsia="KaiTi" w:hAnsi="Times New Roman" w:cs="Times New Roman" w:hint="eastAsia"/>
          <w:color w:val="auto"/>
          <w:sz w:val="24"/>
          <w:szCs w:val="24"/>
        </w:rPr>
        <w:t>在读</w:t>
      </w:r>
      <w:r w:rsidRPr="008D1143">
        <w:rPr>
          <w:rFonts w:ascii="Times New Roman" w:eastAsia="KaiTi" w:hAnsi="Times New Roman" w:cs="Times New Roman" w:hint="eastAsia"/>
          <w:color w:val="auto"/>
          <w:sz w:val="24"/>
          <w:szCs w:val="24"/>
        </w:rPr>
        <w:t>期间</w:t>
      </w:r>
      <w:r w:rsidRPr="00487788">
        <w:rPr>
          <w:rFonts w:ascii="Times New Roman" w:eastAsia="KaiTi" w:hAnsi="Times New Roman" w:cs="Times New Roman" w:hint="eastAsia"/>
          <w:b/>
          <w:bCs/>
          <w:color w:val="auto"/>
          <w:sz w:val="24"/>
          <w:szCs w:val="24"/>
        </w:rPr>
        <w:t>在系统进化动力学</w:t>
      </w:r>
      <w:r w:rsidR="003D5B33" w:rsidRPr="00487788">
        <w:rPr>
          <w:rFonts w:ascii="Times New Roman" w:eastAsia="KaiTi" w:hAnsi="Times New Roman" w:cs="Times New Roman" w:hint="eastAsia"/>
          <w:b/>
          <w:bCs/>
          <w:color w:val="auto"/>
          <w:sz w:val="24"/>
          <w:szCs w:val="24"/>
        </w:rPr>
        <w:t>领域</w:t>
      </w:r>
      <w:r w:rsidRPr="00487788">
        <w:rPr>
          <w:rFonts w:ascii="Times New Roman" w:eastAsia="KaiTi" w:hAnsi="Times New Roman" w:cs="Times New Roman" w:hint="eastAsia"/>
          <w:b/>
          <w:bCs/>
          <w:color w:val="auto"/>
          <w:sz w:val="24"/>
          <w:szCs w:val="24"/>
        </w:rPr>
        <w:t>的深入实践</w:t>
      </w:r>
      <w:r w:rsidRPr="008D1143">
        <w:rPr>
          <w:rFonts w:ascii="Times New Roman" w:eastAsia="KaiTi" w:hAnsi="Times New Roman" w:cs="Times New Roman" w:hint="eastAsia"/>
          <w:color w:val="auto"/>
          <w:sz w:val="24"/>
          <w:szCs w:val="24"/>
        </w:rPr>
        <w:t>，为本项目定量分析模型</w:t>
      </w:r>
      <w:r w:rsidR="00D653AD">
        <w:rPr>
          <w:rFonts w:ascii="Times New Roman" w:eastAsia="KaiTi" w:hAnsi="Times New Roman" w:cs="Times New Roman" w:hint="eastAsia"/>
          <w:color w:val="auto"/>
          <w:sz w:val="24"/>
          <w:szCs w:val="24"/>
        </w:rPr>
        <w:t>的开发和应用</w:t>
      </w:r>
      <w:r w:rsidRPr="008D1143">
        <w:rPr>
          <w:rFonts w:ascii="Times New Roman" w:eastAsia="KaiTi" w:hAnsi="Times New Roman" w:cs="Times New Roman" w:hint="eastAsia"/>
          <w:color w:val="auto"/>
          <w:sz w:val="24"/>
          <w:szCs w:val="24"/>
        </w:rPr>
        <w:t>奠定了</w:t>
      </w:r>
      <w:r w:rsidRPr="00AF3813">
        <w:rPr>
          <w:rFonts w:ascii="Times New Roman" w:eastAsia="KaiTi" w:hAnsi="Times New Roman" w:cs="Times New Roman" w:hint="eastAsia"/>
          <w:b/>
          <w:bCs/>
          <w:color w:val="auto"/>
          <w:sz w:val="24"/>
          <w:szCs w:val="24"/>
        </w:rPr>
        <w:t>坚实的</w:t>
      </w:r>
      <w:r w:rsidR="00E16F76" w:rsidRPr="00AF3813">
        <w:rPr>
          <w:rFonts w:ascii="Times New Roman" w:eastAsia="KaiTi" w:hAnsi="Times New Roman" w:cs="Times New Roman" w:hint="eastAsia"/>
          <w:b/>
          <w:bCs/>
          <w:color w:val="auto"/>
          <w:sz w:val="24"/>
          <w:szCs w:val="24"/>
        </w:rPr>
        <w:t>技术支撑</w:t>
      </w:r>
      <w:r w:rsidRPr="008D1143">
        <w:rPr>
          <w:rFonts w:ascii="Times New Roman" w:eastAsia="KaiTi" w:hAnsi="Times New Roman" w:cs="Times New Roman" w:hint="eastAsia"/>
          <w:color w:val="auto"/>
          <w:sz w:val="24"/>
          <w:szCs w:val="24"/>
        </w:rPr>
        <w:t>。</w:t>
      </w:r>
    </w:p>
    <w:p w14:paraId="6BD79CC0" w14:textId="7CB5E933" w:rsidR="00AE4AD1" w:rsidRPr="004E3680" w:rsidRDefault="004E3680" w:rsidP="00F23C2B">
      <w:pPr>
        <w:spacing w:line="440" w:lineRule="exact"/>
        <w:ind w:firstLineChars="200" w:firstLine="489"/>
        <w:rPr>
          <w:rFonts w:ascii="Times New Roman" w:eastAsia="KaiTi" w:hAnsi="Times New Roman" w:cs="Times New Roman"/>
          <w:b/>
          <w:bCs/>
          <w:color w:val="auto"/>
          <w:sz w:val="24"/>
          <w:szCs w:val="24"/>
        </w:rPr>
      </w:pPr>
      <w:r w:rsidRPr="00952EEE">
        <w:rPr>
          <w:rFonts w:ascii="Times New Roman" w:eastAsia="KaiTi" w:hAnsi="Times New Roman" w:cs="Times New Roman" w:hint="eastAsia"/>
          <w:b/>
          <w:bCs/>
          <w:color w:val="auto"/>
          <w:sz w:val="24"/>
          <w:szCs w:val="24"/>
        </w:rPr>
        <w:t xml:space="preserve">2.3 </w:t>
      </w:r>
      <w:r w:rsidR="0049616B" w:rsidRPr="00952EEE">
        <w:rPr>
          <w:rFonts w:ascii="Times New Roman" w:eastAsia="KaiTi" w:hAnsi="Times New Roman" w:cs="Times New Roman" w:hint="eastAsia"/>
          <w:b/>
          <w:bCs/>
          <w:color w:val="auto"/>
          <w:sz w:val="24"/>
          <w:szCs w:val="24"/>
        </w:rPr>
        <w:t>已完成及正在进行的</w:t>
      </w:r>
      <w:r w:rsidR="00823E95" w:rsidRPr="00952EEE">
        <w:rPr>
          <w:rFonts w:ascii="Times New Roman" w:eastAsia="KaiTi" w:hAnsi="Times New Roman" w:cs="Times New Roman" w:hint="eastAsia"/>
          <w:b/>
          <w:bCs/>
          <w:color w:val="auto"/>
          <w:sz w:val="24"/>
          <w:szCs w:val="24"/>
        </w:rPr>
        <w:t>项目</w:t>
      </w:r>
      <w:r w:rsidR="00F23C2B" w:rsidRPr="00952EEE">
        <w:rPr>
          <w:rFonts w:ascii="Times New Roman" w:eastAsia="KaiTi" w:hAnsi="Times New Roman" w:cs="Times New Roman" w:hint="eastAsia"/>
          <w:b/>
          <w:bCs/>
          <w:color w:val="auto"/>
          <w:sz w:val="24"/>
          <w:szCs w:val="24"/>
        </w:rPr>
        <w:t>前期工作</w:t>
      </w:r>
    </w:p>
    <w:p w14:paraId="2E32C5A6" w14:textId="65E0C932" w:rsidR="00952EEE" w:rsidRPr="00952EEE" w:rsidRDefault="00952EEE" w:rsidP="008F5976">
      <w:pPr>
        <w:spacing w:line="440" w:lineRule="exact"/>
        <w:ind w:firstLineChars="200" w:firstLine="480"/>
        <w:rPr>
          <w:rFonts w:ascii="Times New Roman" w:eastAsia="KaiTi" w:hAnsi="Times New Roman" w:cs="Times New Roman"/>
          <w:color w:val="auto"/>
          <w:sz w:val="24"/>
          <w:szCs w:val="24"/>
        </w:rPr>
      </w:pPr>
      <w:r w:rsidRPr="00952EEE">
        <w:rPr>
          <w:rFonts w:ascii="Times New Roman" w:eastAsia="KaiTi" w:hAnsi="Times New Roman" w:cs="Times New Roman" w:hint="eastAsia"/>
          <w:color w:val="auto"/>
          <w:sz w:val="24"/>
          <w:szCs w:val="24"/>
        </w:rPr>
        <w:t>为确保本项目的顺利实施，申请人已开展了系统的前期准备与探索性研究工作，并取得了初步成果，验证了核心科学假说的合理性与技术路线的可行性</w:t>
      </w:r>
      <w:r w:rsidR="008F5976">
        <w:rPr>
          <w:rFonts w:ascii="Times New Roman" w:eastAsia="KaiTi" w:hAnsi="Times New Roman" w:cs="Times New Roman" w:hint="eastAsia"/>
          <w:color w:val="auto"/>
          <w:sz w:val="24"/>
          <w:szCs w:val="24"/>
        </w:rPr>
        <w:t>：</w:t>
      </w:r>
    </w:p>
    <w:p w14:paraId="4F15FFD8" w14:textId="68560C2F" w:rsidR="00952EEE" w:rsidRPr="00952EEE" w:rsidRDefault="008F5976" w:rsidP="007B627E">
      <w:pPr>
        <w:spacing w:line="440" w:lineRule="exact"/>
        <w:ind w:firstLineChars="200" w:firstLine="489"/>
        <w:rPr>
          <w:rFonts w:ascii="Times New Roman" w:eastAsia="KaiTi" w:hAnsi="Times New Roman" w:cs="Times New Roman"/>
          <w:color w:val="auto"/>
          <w:sz w:val="24"/>
          <w:szCs w:val="24"/>
        </w:rPr>
      </w:pPr>
      <w:r w:rsidRPr="00012376">
        <w:rPr>
          <w:rFonts w:ascii="Times New Roman" w:eastAsia="KaiTi" w:hAnsi="Times New Roman" w:cs="Times New Roman" w:hint="eastAsia"/>
          <w:b/>
          <w:bCs/>
          <w:color w:val="auto"/>
          <w:sz w:val="24"/>
          <w:szCs w:val="24"/>
        </w:rPr>
        <w:t>2.3.</w:t>
      </w:r>
      <w:r w:rsidR="00952EEE" w:rsidRPr="00012376">
        <w:rPr>
          <w:rFonts w:ascii="Times New Roman" w:eastAsia="KaiTi" w:hAnsi="Times New Roman" w:cs="Times New Roman"/>
          <w:b/>
          <w:bCs/>
          <w:color w:val="auto"/>
          <w:sz w:val="24"/>
          <w:szCs w:val="24"/>
        </w:rPr>
        <w:t xml:space="preserve">1 </w:t>
      </w:r>
      <w:r w:rsidR="00952EEE" w:rsidRPr="00012376">
        <w:rPr>
          <w:rFonts w:ascii="Times New Roman" w:eastAsia="KaiTi" w:hAnsi="Times New Roman" w:cs="Times New Roman" w:hint="eastAsia"/>
          <w:b/>
          <w:bCs/>
          <w:color w:val="auto"/>
          <w:sz w:val="24"/>
          <w:szCs w:val="24"/>
        </w:rPr>
        <w:t>完成背景调研与数据基础构建，明确研究的必要性与切入点</w:t>
      </w:r>
      <w:r w:rsidR="007B627E" w:rsidRPr="00012376">
        <w:rPr>
          <w:rFonts w:ascii="Times New Roman" w:eastAsia="KaiTi" w:hAnsi="Times New Roman" w:cs="Times New Roman" w:hint="eastAsia"/>
          <w:b/>
          <w:bCs/>
          <w:color w:val="auto"/>
          <w:sz w:val="24"/>
          <w:szCs w:val="24"/>
        </w:rPr>
        <w:t>。</w:t>
      </w:r>
      <w:r w:rsidR="00952EEE" w:rsidRPr="00952EEE">
        <w:rPr>
          <w:rFonts w:ascii="Times New Roman" w:eastAsia="KaiTi" w:hAnsi="Times New Roman" w:cs="Times New Roman" w:hint="eastAsia"/>
          <w:color w:val="auto"/>
          <w:sz w:val="24"/>
          <w:szCs w:val="24"/>
        </w:rPr>
        <w:t>申请人已完成对本项目相关文献的系统性梳理与评估，明确了当前研究现状的核心瓶颈。为奠定数据基础，我们已完成对公共数据库中所有公开</w:t>
      </w:r>
      <w:r w:rsidR="00F5701C">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color w:val="auto"/>
          <w:sz w:val="24"/>
          <w:szCs w:val="24"/>
        </w:rPr>
        <w:t>HPV</w:t>
      </w:r>
      <w:r w:rsidR="00F5701C">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hint="eastAsia"/>
          <w:color w:val="auto"/>
          <w:sz w:val="24"/>
          <w:szCs w:val="24"/>
        </w:rPr>
        <w:t>参考基因组的收集、整理与分型。分析证实，现有数据资源存在严重的分布不均，少数高危型</w:t>
      </w:r>
      <w:r w:rsidR="00E4088E">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color w:val="auto"/>
          <w:sz w:val="24"/>
          <w:szCs w:val="24"/>
        </w:rPr>
        <w:t>HPV</w:t>
      </w:r>
      <w:r w:rsidR="00952EEE" w:rsidRPr="00952EEE">
        <w:rPr>
          <w:rFonts w:ascii="Times New Roman" w:eastAsia="KaiTi" w:hAnsi="Times New Roman" w:cs="Times New Roman" w:hint="eastAsia"/>
          <w:color w:val="auto"/>
          <w:sz w:val="24"/>
          <w:szCs w:val="24"/>
        </w:rPr>
        <w:t>（如</w:t>
      </w:r>
      <w:r w:rsidR="00952EEE" w:rsidRPr="00952EEE">
        <w:rPr>
          <w:rFonts w:ascii="Times New Roman" w:eastAsia="KaiTi" w:hAnsi="Times New Roman" w:cs="Times New Roman"/>
          <w:color w:val="auto"/>
          <w:sz w:val="24"/>
          <w:szCs w:val="24"/>
        </w:rPr>
        <w:t>HPV16</w:t>
      </w:r>
      <w:r w:rsidR="00952EEE" w:rsidRPr="00952EEE">
        <w:rPr>
          <w:rFonts w:ascii="Times New Roman" w:eastAsia="KaiTi" w:hAnsi="Times New Roman" w:cs="Times New Roman" w:hint="eastAsia"/>
          <w:color w:val="auto"/>
          <w:sz w:val="24"/>
          <w:szCs w:val="24"/>
        </w:rPr>
        <w:t>、</w:t>
      </w:r>
      <w:r w:rsidR="00952EEE" w:rsidRPr="00952EEE">
        <w:rPr>
          <w:rFonts w:ascii="Times New Roman" w:eastAsia="KaiTi" w:hAnsi="Times New Roman" w:cs="Times New Roman"/>
          <w:color w:val="auto"/>
          <w:sz w:val="24"/>
          <w:szCs w:val="24"/>
        </w:rPr>
        <w:t>HPV18</w:t>
      </w:r>
      <w:r w:rsidR="00952EEE" w:rsidRPr="00952EEE">
        <w:rPr>
          <w:rFonts w:ascii="Times New Roman" w:eastAsia="KaiTi" w:hAnsi="Times New Roman" w:cs="Times New Roman" w:hint="eastAsia"/>
          <w:color w:val="auto"/>
          <w:sz w:val="24"/>
          <w:szCs w:val="24"/>
        </w:rPr>
        <w:t>）的基因组占据了数据的绝大部分，而低危型</w:t>
      </w:r>
      <w:r w:rsidR="00E4088E">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color w:val="auto"/>
          <w:sz w:val="24"/>
          <w:szCs w:val="24"/>
        </w:rPr>
        <w:t>HPV</w:t>
      </w:r>
      <w:r w:rsidR="00E4088E">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hint="eastAsia"/>
          <w:color w:val="auto"/>
          <w:sz w:val="24"/>
          <w:szCs w:val="24"/>
        </w:rPr>
        <w:t>的高基因组数据极为匮乏，凸显了本项目构建相关数据库的紧迫性与重要性。</w:t>
      </w:r>
    </w:p>
    <w:p w14:paraId="554534FA" w14:textId="77909C3D" w:rsidR="00952EEE" w:rsidRPr="00952EEE" w:rsidRDefault="00952EEE" w:rsidP="007B627E">
      <w:pPr>
        <w:spacing w:line="440" w:lineRule="exact"/>
        <w:ind w:firstLineChars="200" w:firstLine="489"/>
        <w:rPr>
          <w:rFonts w:ascii="Times New Roman" w:eastAsia="KaiTi" w:hAnsi="Times New Roman" w:cs="Times New Roman"/>
          <w:color w:val="auto"/>
          <w:sz w:val="24"/>
          <w:szCs w:val="24"/>
        </w:rPr>
      </w:pPr>
      <w:r w:rsidRPr="006A44C2">
        <w:rPr>
          <w:rFonts w:ascii="Times New Roman" w:eastAsia="KaiTi" w:hAnsi="Times New Roman" w:cs="Times New Roman"/>
          <w:b/>
          <w:bCs/>
          <w:color w:val="auto"/>
          <w:sz w:val="24"/>
          <w:szCs w:val="24"/>
        </w:rPr>
        <w:t>2.</w:t>
      </w:r>
      <w:r w:rsidR="008F5976" w:rsidRPr="006A44C2">
        <w:rPr>
          <w:rFonts w:ascii="Times New Roman" w:eastAsia="KaiTi" w:hAnsi="Times New Roman" w:cs="Times New Roman" w:hint="eastAsia"/>
          <w:b/>
          <w:bCs/>
          <w:color w:val="auto"/>
          <w:sz w:val="24"/>
          <w:szCs w:val="24"/>
        </w:rPr>
        <w:t>3.2</w:t>
      </w:r>
      <w:r w:rsidRPr="006A44C2">
        <w:rPr>
          <w:rFonts w:ascii="Times New Roman" w:eastAsia="KaiTi" w:hAnsi="Times New Roman" w:cs="Times New Roman"/>
          <w:b/>
          <w:bCs/>
          <w:color w:val="auto"/>
          <w:sz w:val="24"/>
          <w:szCs w:val="24"/>
        </w:rPr>
        <w:t xml:space="preserve"> </w:t>
      </w:r>
      <w:r w:rsidRPr="006A44C2">
        <w:rPr>
          <w:rFonts w:ascii="Times New Roman" w:eastAsia="KaiTi" w:hAnsi="Times New Roman" w:cs="Times New Roman" w:hint="eastAsia"/>
          <w:b/>
          <w:bCs/>
          <w:color w:val="auto"/>
          <w:sz w:val="24"/>
          <w:szCs w:val="24"/>
        </w:rPr>
        <w:t>完成探索性数据分析，初步验证核心科学假说</w:t>
      </w:r>
      <w:r w:rsidR="007B627E" w:rsidRPr="006A44C2">
        <w:rPr>
          <w:rFonts w:ascii="Times New Roman" w:eastAsia="KaiTi" w:hAnsi="Times New Roman" w:cs="Times New Roman" w:hint="eastAsia"/>
          <w:b/>
          <w:bCs/>
          <w:color w:val="auto"/>
          <w:sz w:val="24"/>
          <w:szCs w:val="24"/>
        </w:rPr>
        <w:t>。</w:t>
      </w:r>
      <w:r w:rsidRPr="00952EEE">
        <w:rPr>
          <w:rFonts w:ascii="Times New Roman" w:eastAsia="KaiTi" w:hAnsi="Times New Roman" w:cs="Times New Roman" w:hint="eastAsia"/>
          <w:color w:val="auto"/>
          <w:sz w:val="24"/>
          <w:szCs w:val="24"/>
        </w:rPr>
        <w:t>基于</w:t>
      </w:r>
      <w:r w:rsidR="00902EA7">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color w:val="auto"/>
          <w:sz w:val="24"/>
          <w:szCs w:val="24"/>
        </w:rPr>
        <w:t>DOCK8</w:t>
      </w:r>
      <w:r w:rsidR="00902EA7">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hint="eastAsia"/>
          <w:color w:val="auto"/>
          <w:sz w:val="24"/>
          <w:szCs w:val="24"/>
        </w:rPr>
        <w:t>缺陷患者队列的前期宏基因组测序数据，我们已成功建立了一套初步的生物信息学分析流程，完成了宿主基因组的去除、测序读段的质控与修正，并通过</w:t>
      </w:r>
      <w:r w:rsidR="00CC33C4">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color w:val="auto"/>
          <w:sz w:val="24"/>
          <w:szCs w:val="24"/>
        </w:rPr>
        <w:t>de novo</w:t>
      </w:r>
      <w:r w:rsidR="00CC33C4">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hint="eastAsia"/>
          <w:color w:val="auto"/>
          <w:sz w:val="24"/>
          <w:szCs w:val="24"/>
        </w:rPr>
        <w:t>组装成功获得了</w:t>
      </w:r>
      <w:r w:rsidR="00902EA7">
        <w:rPr>
          <w:rFonts w:ascii="Times New Roman" w:eastAsia="KaiTi" w:hAnsi="Times New Roman" w:cs="Times New Roman" w:hint="eastAsia"/>
          <w:color w:val="auto"/>
          <w:sz w:val="24"/>
          <w:szCs w:val="24"/>
        </w:rPr>
        <w:t>大量</w:t>
      </w:r>
      <w:r w:rsidR="00902EA7">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color w:val="auto"/>
          <w:sz w:val="24"/>
          <w:szCs w:val="24"/>
        </w:rPr>
        <w:t>HPV</w:t>
      </w:r>
      <w:r w:rsidR="00902EA7">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hint="eastAsia"/>
          <w:color w:val="auto"/>
          <w:sz w:val="24"/>
          <w:szCs w:val="24"/>
        </w:rPr>
        <w:t>全基因组序列。我们将这些新获得的</w:t>
      </w:r>
      <w:r w:rsidR="00280C63">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color w:val="auto"/>
          <w:sz w:val="24"/>
          <w:szCs w:val="24"/>
        </w:rPr>
        <w:t>HPV</w:t>
      </w:r>
      <w:r w:rsidR="00280C63">
        <w:rPr>
          <w:rFonts w:ascii="Times New Roman" w:eastAsia="KaiTi" w:hAnsi="Times New Roman" w:cs="Times New Roman" w:hint="eastAsia"/>
          <w:color w:val="auto"/>
          <w:sz w:val="24"/>
          <w:szCs w:val="24"/>
        </w:rPr>
        <w:t xml:space="preserve"> </w:t>
      </w:r>
      <w:r w:rsidRPr="00952EEE">
        <w:rPr>
          <w:rFonts w:ascii="Times New Roman" w:eastAsia="KaiTi" w:hAnsi="Times New Roman" w:cs="Times New Roman" w:hint="eastAsia"/>
          <w:color w:val="auto"/>
          <w:sz w:val="24"/>
          <w:szCs w:val="24"/>
        </w:rPr>
        <w:t>基因组与所有公开的参考基因组进行了初步的系统发育分析。</w:t>
      </w:r>
      <w:r w:rsidRPr="00280C63">
        <w:rPr>
          <w:rFonts w:ascii="Times New Roman" w:eastAsia="KaiTi" w:hAnsi="Times New Roman" w:cs="Times New Roman" w:hint="eastAsia"/>
          <w:b/>
          <w:bCs/>
          <w:color w:val="auto"/>
          <w:sz w:val="24"/>
          <w:szCs w:val="24"/>
        </w:rPr>
        <w:t>探索性结果清晰地显示，从</w:t>
      </w:r>
      <w:r w:rsidR="00280C63" w:rsidRPr="00280C63">
        <w:rPr>
          <w:rFonts w:ascii="Times New Roman" w:eastAsia="KaiTi" w:hAnsi="Times New Roman" w:cs="Times New Roman" w:hint="eastAsia"/>
          <w:b/>
          <w:bCs/>
          <w:color w:val="auto"/>
          <w:sz w:val="24"/>
          <w:szCs w:val="24"/>
        </w:rPr>
        <w:t xml:space="preserve"> </w:t>
      </w:r>
      <w:r w:rsidRPr="00280C63">
        <w:rPr>
          <w:rFonts w:ascii="Times New Roman" w:eastAsia="KaiTi" w:hAnsi="Times New Roman" w:cs="Times New Roman"/>
          <w:b/>
          <w:bCs/>
          <w:color w:val="auto"/>
          <w:sz w:val="24"/>
          <w:szCs w:val="24"/>
        </w:rPr>
        <w:t>DOCK8</w:t>
      </w:r>
      <w:r w:rsidR="00280C63" w:rsidRPr="00280C63">
        <w:rPr>
          <w:rFonts w:ascii="Times New Roman" w:eastAsia="KaiTi" w:hAnsi="Times New Roman" w:cs="Times New Roman" w:hint="eastAsia"/>
          <w:b/>
          <w:bCs/>
          <w:color w:val="auto"/>
          <w:sz w:val="24"/>
          <w:szCs w:val="24"/>
        </w:rPr>
        <w:t xml:space="preserve"> </w:t>
      </w:r>
      <w:r w:rsidRPr="00280C63">
        <w:rPr>
          <w:rFonts w:ascii="Times New Roman" w:eastAsia="KaiTi" w:hAnsi="Times New Roman" w:cs="Times New Roman" w:hint="eastAsia"/>
          <w:b/>
          <w:bCs/>
          <w:color w:val="auto"/>
          <w:sz w:val="24"/>
          <w:szCs w:val="24"/>
        </w:rPr>
        <w:t>患者体内提取的</w:t>
      </w:r>
      <w:r w:rsidR="00280C63" w:rsidRPr="00280C63">
        <w:rPr>
          <w:rFonts w:ascii="Times New Roman" w:eastAsia="KaiTi" w:hAnsi="Times New Roman" w:cs="Times New Roman" w:hint="eastAsia"/>
          <w:b/>
          <w:bCs/>
          <w:color w:val="auto"/>
          <w:sz w:val="24"/>
          <w:szCs w:val="24"/>
        </w:rPr>
        <w:t xml:space="preserve"> </w:t>
      </w:r>
      <w:r w:rsidRPr="00280C63">
        <w:rPr>
          <w:rFonts w:ascii="Times New Roman" w:eastAsia="KaiTi" w:hAnsi="Times New Roman" w:cs="Times New Roman"/>
          <w:b/>
          <w:bCs/>
          <w:color w:val="auto"/>
          <w:sz w:val="24"/>
          <w:szCs w:val="24"/>
        </w:rPr>
        <w:t>HPV</w:t>
      </w:r>
      <w:r w:rsidR="00280C63" w:rsidRPr="00280C63">
        <w:rPr>
          <w:rFonts w:ascii="Times New Roman" w:eastAsia="KaiTi" w:hAnsi="Times New Roman" w:cs="Times New Roman" w:hint="eastAsia"/>
          <w:b/>
          <w:bCs/>
          <w:color w:val="auto"/>
          <w:sz w:val="24"/>
          <w:szCs w:val="24"/>
        </w:rPr>
        <w:t xml:space="preserve"> </w:t>
      </w:r>
      <w:r w:rsidRPr="00280C63">
        <w:rPr>
          <w:rFonts w:ascii="Times New Roman" w:eastAsia="KaiTi" w:hAnsi="Times New Roman" w:cs="Times New Roman" w:hint="eastAsia"/>
          <w:b/>
          <w:bCs/>
          <w:color w:val="auto"/>
          <w:sz w:val="24"/>
          <w:szCs w:val="24"/>
        </w:rPr>
        <w:t>序列在系统发育树上高度聚集，构成了一个与已知谱系完全独立的进化枝。</w:t>
      </w:r>
      <w:r w:rsidRPr="00952EEE">
        <w:rPr>
          <w:rFonts w:ascii="Times New Roman" w:eastAsia="KaiTi" w:hAnsi="Times New Roman" w:cs="Times New Roman" w:hint="eastAsia"/>
          <w:color w:val="auto"/>
          <w:sz w:val="24"/>
          <w:szCs w:val="24"/>
        </w:rPr>
        <w:t>这一关键发现有力地支持了本项目的核心科学假说：在适应性免疫缺陷的背景下，病毒正在经历由宿主驱动的</w:t>
      </w:r>
      <w:r w:rsidR="003838AE">
        <w:rPr>
          <w:rFonts w:ascii="Times New Roman" w:eastAsia="KaiTi" w:hAnsi="Times New Roman" w:cs="Times New Roman" w:hint="eastAsia"/>
          <w:color w:val="auto"/>
          <w:sz w:val="24"/>
          <w:szCs w:val="24"/>
        </w:rPr>
        <w:t>加速</w:t>
      </w:r>
      <w:r w:rsidRPr="00952EEE">
        <w:rPr>
          <w:rFonts w:ascii="Times New Roman" w:eastAsia="KaiTi" w:hAnsi="Times New Roman" w:cs="Times New Roman" w:hint="eastAsia"/>
          <w:color w:val="auto"/>
          <w:sz w:val="24"/>
          <w:szCs w:val="24"/>
        </w:rPr>
        <w:t>独立进化。</w:t>
      </w:r>
    </w:p>
    <w:p w14:paraId="440409EB" w14:textId="6A411922" w:rsidR="00952EEE" w:rsidRPr="00952EEE" w:rsidRDefault="008F5976" w:rsidP="007B627E">
      <w:pPr>
        <w:spacing w:line="440" w:lineRule="exact"/>
        <w:ind w:firstLineChars="200" w:firstLine="489"/>
        <w:rPr>
          <w:rFonts w:ascii="Times New Roman" w:eastAsia="KaiTi" w:hAnsi="Times New Roman" w:cs="Times New Roman"/>
          <w:color w:val="auto"/>
          <w:sz w:val="24"/>
          <w:szCs w:val="24"/>
        </w:rPr>
      </w:pPr>
      <w:r w:rsidRPr="0087566F">
        <w:rPr>
          <w:rFonts w:ascii="Times New Roman" w:eastAsia="KaiTi" w:hAnsi="Times New Roman" w:cs="Times New Roman" w:hint="eastAsia"/>
          <w:b/>
          <w:bCs/>
          <w:color w:val="auto"/>
          <w:sz w:val="24"/>
          <w:szCs w:val="24"/>
        </w:rPr>
        <w:lastRenderedPageBreak/>
        <w:t>2.</w:t>
      </w:r>
      <w:r w:rsidR="00952EEE" w:rsidRPr="0087566F">
        <w:rPr>
          <w:rFonts w:ascii="Times New Roman" w:eastAsia="KaiTi" w:hAnsi="Times New Roman" w:cs="Times New Roman"/>
          <w:b/>
          <w:bCs/>
          <w:color w:val="auto"/>
          <w:sz w:val="24"/>
          <w:szCs w:val="24"/>
        </w:rPr>
        <w:t>3.</w:t>
      </w:r>
      <w:r w:rsidRPr="0087566F">
        <w:rPr>
          <w:rFonts w:ascii="Times New Roman" w:eastAsia="KaiTi" w:hAnsi="Times New Roman" w:cs="Times New Roman" w:hint="eastAsia"/>
          <w:b/>
          <w:bCs/>
          <w:color w:val="auto"/>
          <w:sz w:val="24"/>
          <w:szCs w:val="24"/>
        </w:rPr>
        <w:t>3</w:t>
      </w:r>
      <w:r w:rsidR="00952EEE" w:rsidRPr="0087566F">
        <w:rPr>
          <w:rFonts w:ascii="Times New Roman" w:eastAsia="KaiTi" w:hAnsi="Times New Roman" w:cs="Times New Roman"/>
          <w:b/>
          <w:bCs/>
          <w:color w:val="auto"/>
          <w:sz w:val="24"/>
          <w:szCs w:val="24"/>
        </w:rPr>
        <w:t xml:space="preserve"> </w:t>
      </w:r>
      <w:r w:rsidR="00952EEE" w:rsidRPr="0087566F">
        <w:rPr>
          <w:rFonts w:ascii="Times New Roman" w:eastAsia="KaiTi" w:hAnsi="Times New Roman" w:cs="Times New Roman" w:hint="eastAsia"/>
          <w:b/>
          <w:bCs/>
          <w:color w:val="auto"/>
          <w:sz w:val="24"/>
          <w:szCs w:val="24"/>
        </w:rPr>
        <w:t>正在进行方法学优化与验证，为高分辨率分析奠定基础</w:t>
      </w:r>
      <w:r w:rsidR="007B627E" w:rsidRPr="0087566F">
        <w:rPr>
          <w:rFonts w:ascii="Times New Roman" w:eastAsia="KaiTi" w:hAnsi="Times New Roman" w:cs="Times New Roman" w:hint="eastAsia"/>
          <w:b/>
          <w:bCs/>
          <w:color w:val="auto"/>
          <w:sz w:val="24"/>
          <w:szCs w:val="24"/>
        </w:rPr>
        <w:t>。</w:t>
      </w:r>
      <w:r w:rsidR="00952EEE" w:rsidRPr="00952EEE">
        <w:rPr>
          <w:rFonts w:ascii="Times New Roman" w:eastAsia="KaiTi" w:hAnsi="Times New Roman" w:cs="Times New Roman" w:hint="eastAsia"/>
          <w:color w:val="auto"/>
          <w:sz w:val="24"/>
          <w:szCs w:val="24"/>
        </w:rPr>
        <w:t>为确保后续分析的精确性，我们正在进行关键的方法学优化工作。首先，我们正通过平行比较多种自动化</w:t>
      </w:r>
      <w:r w:rsidR="00DC1CD2">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color w:val="auto"/>
          <w:sz w:val="24"/>
          <w:szCs w:val="24"/>
        </w:rPr>
        <w:t>de novo</w:t>
      </w:r>
      <w:r w:rsidR="00DC1CD2">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hint="eastAsia"/>
          <w:color w:val="auto"/>
          <w:sz w:val="24"/>
          <w:szCs w:val="24"/>
        </w:rPr>
        <w:t>组装流程，系统性地评估其在重建病毒基因组时的优劣势。这项工作旨在为后续构建单倍型水平重建所需的自定义参考数据库提供依据，因为组装出的</w:t>
      </w:r>
      <w:r w:rsidR="00663882">
        <w:rPr>
          <w:rFonts w:ascii="Times New Roman" w:eastAsia="KaiTi" w:hAnsi="Times New Roman" w:cs="Times New Roman" w:hint="eastAsia"/>
          <w:color w:val="auto"/>
          <w:sz w:val="24"/>
          <w:szCs w:val="24"/>
        </w:rPr>
        <w:t>参考</w:t>
      </w:r>
      <w:r w:rsidR="00952EEE" w:rsidRPr="00952EEE">
        <w:rPr>
          <w:rFonts w:ascii="Times New Roman" w:eastAsia="KaiTi" w:hAnsi="Times New Roman" w:cs="Times New Roman" w:hint="eastAsia"/>
          <w:color w:val="auto"/>
          <w:sz w:val="24"/>
          <w:szCs w:val="24"/>
        </w:rPr>
        <w:t>基因越完整、错配率越低，最终重构出的单倍体序列就越精确。其次，我们正在建立本地化的</w:t>
      </w:r>
      <w:r w:rsidR="001F35A3">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color w:val="auto"/>
          <w:sz w:val="24"/>
          <w:szCs w:val="24"/>
        </w:rPr>
        <w:t>BLAST</w:t>
      </w:r>
      <w:r w:rsidR="001F35A3">
        <w:rPr>
          <w:rFonts w:ascii="Times New Roman" w:eastAsia="KaiTi" w:hAnsi="Times New Roman" w:cs="Times New Roman" w:hint="eastAsia"/>
          <w:color w:val="auto"/>
          <w:sz w:val="24"/>
          <w:szCs w:val="24"/>
        </w:rPr>
        <w:t xml:space="preserve"> </w:t>
      </w:r>
      <w:r w:rsidR="00952EEE" w:rsidRPr="00952EEE">
        <w:rPr>
          <w:rFonts w:ascii="Times New Roman" w:eastAsia="KaiTi" w:hAnsi="Times New Roman" w:cs="Times New Roman" w:hint="eastAsia"/>
          <w:color w:val="auto"/>
          <w:sz w:val="24"/>
          <w:szCs w:val="24"/>
        </w:rPr>
        <w:t>流程，通过全局比对结果来交叉验证并进一步支撑初步的系统发育分析结论，确保研究方向的准确性。</w:t>
      </w:r>
    </w:p>
    <w:p w14:paraId="1080409E" w14:textId="52718395" w:rsidR="004E3680" w:rsidRPr="00AB0C4A" w:rsidRDefault="00EE1AE8" w:rsidP="007B627E">
      <w:pPr>
        <w:spacing w:line="440" w:lineRule="exact"/>
        <w:ind w:firstLineChars="200" w:firstLine="480"/>
        <w:rPr>
          <w:rFonts w:ascii="Times New Roman" w:eastAsia="KaiTi" w:hAnsi="Times New Roman" w:cs="Times New Roman"/>
          <w:color w:val="auto"/>
          <w:sz w:val="24"/>
          <w:szCs w:val="24"/>
        </w:rPr>
      </w:pPr>
      <w:r>
        <w:rPr>
          <w:rFonts w:ascii="Times New Roman" w:eastAsia="KaiTi" w:hAnsi="Times New Roman" w:cs="Times New Roman" w:hint="eastAsia"/>
          <w:color w:val="auto"/>
          <w:sz w:val="24"/>
          <w:szCs w:val="24"/>
        </w:rPr>
        <w:t>除此之外</w:t>
      </w:r>
      <w:r w:rsidR="007B627E">
        <w:rPr>
          <w:rFonts w:ascii="Times New Roman" w:eastAsia="KaiTi" w:hAnsi="Times New Roman" w:cs="Times New Roman" w:hint="eastAsia"/>
          <w:color w:val="auto"/>
          <w:sz w:val="24"/>
          <w:szCs w:val="24"/>
        </w:rPr>
        <w:t>，</w:t>
      </w:r>
      <w:r w:rsidR="00833F0A">
        <w:rPr>
          <w:rFonts w:ascii="Times New Roman" w:eastAsia="KaiTi" w:hAnsi="Times New Roman" w:cs="Times New Roman" w:hint="eastAsia"/>
          <w:color w:val="auto"/>
          <w:sz w:val="24"/>
          <w:szCs w:val="24"/>
        </w:rPr>
        <w:t>项目的</w:t>
      </w:r>
      <w:r w:rsidR="00952EEE" w:rsidRPr="00952EEE">
        <w:rPr>
          <w:rFonts w:ascii="Times New Roman" w:eastAsia="KaiTi" w:hAnsi="Times New Roman" w:cs="Times New Roman" w:hint="eastAsia"/>
          <w:color w:val="auto"/>
          <w:sz w:val="24"/>
          <w:szCs w:val="24"/>
        </w:rPr>
        <w:t>下一步工作已明确规划</w:t>
      </w:r>
      <w:r w:rsidR="007B627E">
        <w:rPr>
          <w:rFonts w:ascii="Times New Roman" w:eastAsia="KaiTi" w:hAnsi="Times New Roman" w:cs="Times New Roman" w:hint="eastAsia"/>
          <w:color w:val="auto"/>
          <w:sz w:val="24"/>
          <w:szCs w:val="24"/>
        </w:rPr>
        <w:t>。</w:t>
      </w:r>
      <w:r w:rsidR="00952EEE" w:rsidRPr="00952EEE">
        <w:rPr>
          <w:rFonts w:ascii="Times New Roman" w:eastAsia="KaiTi" w:hAnsi="Times New Roman" w:cs="Times New Roman" w:hint="eastAsia"/>
          <w:color w:val="auto"/>
          <w:sz w:val="24"/>
          <w:szCs w:val="24"/>
        </w:rPr>
        <w:t>基于上述坚实基础，</w:t>
      </w:r>
      <w:r w:rsidR="00952EEE" w:rsidRPr="00D83E38">
        <w:rPr>
          <w:rFonts w:ascii="Times New Roman" w:eastAsia="KaiTi" w:hAnsi="Times New Roman" w:cs="Times New Roman" w:hint="eastAsia"/>
          <w:b/>
          <w:bCs/>
          <w:color w:val="auto"/>
          <w:sz w:val="24"/>
          <w:szCs w:val="24"/>
        </w:rPr>
        <w:t>下一步我们将聚焦于提升数据分析的分辨率</w:t>
      </w:r>
      <w:r w:rsidR="00952EEE" w:rsidRPr="00952EEE">
        <w:rPr>
          <w:rFonts w:ascii="Times New Roman" w:eastAsia="KaiTi" w:hAnsi="Times New Roman" w:cs="Times New Roman" w:hint="eastAsia"/>
          <w:color w:val="auto"/>
          <w:sz w:val="24"/>
          <w:szCs w:val="24"/>
        </w:rPr>
        <w:t>。核心任务是探索基于自建参考基因组数据库的单倍型水平重构算法，以期最大限度地避免自动化</w:t>
      </w:r>
      <w:r w:rsidR="00952EEE" w:rsidRPr="00952EEE">
        <w:rPr>
          <w:rFonts w:ascii="Times New Roman" w:eastAsia="KaiTi" w:hAnsi="Times New Roman" w:cs="Times New Roman"/>
          <w:color w:val="auto"/>
          <w:sz w:val="24"/>
          <w:szCs w:val="24"/>
        </w:rPr>
        <w:t xml:space="preserve"> de novo </w:t>
      </w:r>
      <w:r w:rsidR="00952EEE" w:rsidRPr="00952EEE">
        <w:rPr>
          <w:rFonts w:ascii="Times New Roman" w:eastAsia="KaiTi" w:hAnsi="Times New Roman" w:cs="Times New Roman" w:hint="eastAsia"/>
          <w:color w:val="auto"/>
          <w:sz w:val="24"/>
          <w:szCs w:val="24"/>
        </w:rPr>
        <w:t>组装带来的错配问题。同时，我们将进一步扩充公共数据集，纳入片段序列以提升后续重组事件检测的敏感度，并探索直接从原始测序读段中推断宿主内进化标记的可行性，为最终实现本项目的所有研究目标</w:t>
      </w:r>
      <w:r w:rsidR="00952EEE" w:rsidRPr="00200FD9">
        <w:rPr>
          <w:rFonts w:ascii="Times New Roman" w:eastAsia="KaiTi" w:hAnsi="Times New Roman" w:cs="Times New Roman" w:hint="eastAsia"/>
          <w:b/>
          <w:bCs/>
          <w:color w:val="auto"/>
          <w:sz w:val="24"/>
          <w:szCs w:val="24"/>
        </w:rPr>
        <w:t>提供高质量的上游数据</w:t>
      </w:r>
      <w:r w:rsidR="00952EEE" w:rsidRPr="00952EEE">
        <w:rPr>
          <w:rFonts w:ascii="Times New Roman" w:eastAsia="KaiTi" w:hAnsi="Times New Roman" w:cs="Times New Roman" w:hint="eastAsia"/>
          <w:color w:val="auto"/>
          <w:sz w:val="24"/>
          <w:szCs w:val="24"/>
        </w:rPr>
        <w:t>。</w:t>
      </w:r>
    </w:p>
    <w:p w14:paraId="562C5817" w14:textId="77777777" w:rsidR="008902CF" w:rsidRPr="00AB0C4A" w:rsidRDefault="008902CF" w:rsidP="00AE4AD1">
      <w:pPr>
        <w:spacing w:line="440" w:lineRule="exact"/>
        <w:ind w:firstLineChars="200" w:firstLine="480"/>
        <w:rPr>
          <w:rFonts w:ascii="Times New Roman" w:eastAsia="KaiTi" w:hAnsi="Times New Roman" w:cs="Times New Roman"/>
          <w:color w:val="auto"/>
          <w:sz w:val="24"/>
          <w:szCs w:val="24"/>
        </w:rPr>
      </w:pPr>
    </w:p>
    <w:p w14:paraId="49A55E65" w14:textId="77777777" w:rsidR="005621D9" w:rsidRPr="006E637C" w:rsidRDefault="006E0834" w:rsidP="002D7325">
      <w:pPr>
        <w:spacing w:before="240" w:afterLines="100" w:after="312" w:line="440" w:lineRule="exact"/>
        <w:ind w:firstLineChars="200" w:firstLine="571"/>
        <w:rPr>
          <w:rFonts w:ascii="Times New Roman" w:eastAsia="KaiTi" w:hAnsi="Times New Roman" w:cs="Times New Roman"/>
          <w:b/>
          <w:bCs/>
          <w:color w:val="0070C0"/>
          <w:sz w:val="28"/>
          <w:szCs w:val="28"/>
        </w:rPr>
      </w:pPr>
      <w:r w:rsidRPr="006E637C">
        <w:rPr>
          <w:rFonts w:ascii="Times New Roman" w:eastAsia="KaiTi" w:hAnsi="Times New Roman" w:cs="Times New Roman"/>
          <w:b/>
          <w:bCs/>
          <w:color w:val="0070C0"/>
          <w:sz w:val="28"/>
          <w:szCs w:val="28"/>
        </w:rPr>
        <w:t>（三）已（拟）确定的博士论文题目及概要。</w:t>
      </w:r>
    </w:p>
    <w:p w14:paraId="68233137" w14:textId="4E3C1680" w:rsidR="005621D9" w:rsidRPr="00AB0C4A" w:rsidRDefault="00E22CA6" w:rsidP="00574F2B">
      <w:pPr>
        <w:spacing w:after="120" w:line="440" w:lineRule="exact"/>
        <w:jc w:val="center"/>
        <w:rPr>
          <w:rFonts w:ascii="Times New Roman" w:eastAsia="KaiTi" w:hAnsi="Times New Roman" w:cs="Times New Roman"/>
          <w:b/>
          <w:bCs/>
          <w:color w:val="auto"/>
          <w:sz w:val="24"/>
          <w:szCs w:val="24"/>
        </w:rPr>
      </w:pPr>
      <w:r w:rsidRPr="00AB0C4A">
        <w:rPr>
          <w:rFonts w:ascii="Times New Roman" w:eastAsia="KaiTi" w:hAnsi="Times New Roman" w:cs="Times New Roman"/>
          <w:b/>
          <w:bCs/>
          <w:color w:val="auto"/>
          <w:sz w:val="24"/>
          <w:szCs w:val="24"/>
        </w:rPr>
        <w:t>后疫情时代高风险呼吸道病毒的进化与传播动力学</w:t>
      </w:r>
      <w:r w:rsidR="00586D44">
        <w:rPr>
          <w:rFonts w:ascii="Times New Roman" w:eastAsia="KaiTi" w:hAnsi="Times New Roman" w:cs="Times New Roman" w:hint="eastAsia"/>
          <w:b/>
          <w:bCs/>
          <w:color w:val="auto"/>
          <w:sz w:val="24"/>
          <w:szCs w:val="24"/>
        </w:rPr>
        <w:t>（拟</w:t>
      </w:r>
      <w:r w:rsidR="00E473AF">
        <w:rPr>
          <w:rFonts w:ascii="Times New Roman" w:eastAsia="KaiTi" w:hAnsi="Times New Roman" w:cs="Times New Roman" w:hint="eastAsia"/>
          <w:b/>
          <w:bCs/>
          <w:color w:val="auto"/>
          <w:sz w:val="24"/>
          <w:szCs w:val="24"/>
        </w:rPr>
        <w:t>定</w:t>
      </w:r>
      <w:r w:rsidR="00586D44">
        <w:rPr>
          <w:rFonts w:ascii="Times New Roman" w:eastAsia="KaiTi" w:hAnsi="Times New Roman" w:cs="Times New Roman" w:hint="eastAsia"/>
          <w:b/>
          <w:bCs/>
          <w:color w:val="auto"/>
          <w:sz w:val="24"/>
          <w:szCs w:val="24"/>
        </w:rPr>
        <w:t>）</w:t>
      </w:r>
    </w:p>
    <w:p w14:paraId="43AD0B6B" w14:textId="0D49C4C3" w:rsidR="00FD5B00" w:rsidRPr="00FD5B00" w:rsidRDefault="00FD5B00" w:rsidP="00FD5B00">
      <w:pPr>
        <w:spacing w:line="440" w:lineRule="exact"/>
        <w:ind w:firstLineChars="200" w:firstLine="480"/>
        <w:rPr>
          <w:rFonts w:ascii="Times New Roman" w:eastAsia="KaiTi" w:hAnsi="Times New Roman" w:cs="Times New Roman"/>
          <w:color w:val="auto"/>
          <w:sz w:val="24"/>
          <w:szCs w:val="24"/>
        </w:rPr>
      </w:pPr>
      <w:r w:rsidRPr="00FD5B00">
        <w:rPr>
          <w:rFonts w:ascii="Times New Roman" w:eastAsia="KaiTi" w:hAnsi="Times New Roman" w:cs="Times New Roman"/>
          <w:color w:val="auto"/>
          <w:sz w:val="24"/>
          <w:szCs w:val="24"/>
        </w:rPr>
        <w:t>COVID-19</w:t>
      </w:r>
      <w:r w:rsidR="00484C5B">
        <w:rPr>
          <w:rFonts w:ascii="Times New Roman" w:eastAsia="KaiTi" w:hAnsi="Times New Roman" w:cs="Times New Roman" w:hint="eastAsia"/>
          <w:color w:val="auto"/>
          <w:sz w:val="24"/>
          <w:szCs w:val="24"/>
        </w:rPr>
        <w:t xml:space="preserve"> </w:t>
      </w:r>
      <w:r w:rsidRPr="00FD5B00">
        <w:rPr>
          <w:rFonts w:ascii="Times New Roman" w:eastAsia="KaiTi" w:hAnsi="Times New Roman" w:cs="Times New Roman" w:hint="eastAsia"/>
          <w:color w:val="auto"/>
          <w:sz w:val="24"/>
          <w:szCs w:val="24"/>
        </w:rPr>
        <w:t>大流行及其全球性的非药物干预措施（</w:t>
      </w:r>
      <w:r w:rsidRPr="00FD5B00">
        <w:rPr>
          <w:rFonts w:ascii="Times New Roman" w:eastAsia="KaiTi" w:hAnsi="Times New Roman" w:cs="Times New Roman"/>
          <w:color w:val="auto"/>
          <w:sz w:val="24"/>
          <w:szCs w:val="24"/>
        </w:rPr>
        <w:t>Non-pharmacological interventions, NPIs</w:t>
      </w:r>
      <w:r w:rsidRPr="00FD5B00">
        <w:rPr>
          <w:rFonts w:ascii="Times New Roman" w:eastAsia="KaiTi" w:hAnsi="Times New Roman" w:cs="Times New Roman" w:hint="eastAsia"/>
          <w:color w:val="auto"/>
          <w:sz w:val="24"/>
          <w:szCs w:val="24"/>
        </w:rPr>
        <w:t>）重塑了全球呼吸道病毒的流行</w:t>
      </w:r>
      <w:r w:rsidR="002E3A80">
        <w:rPr>
          <w:rFonts w:ascii="Times New Roman" w:eastAsia="KaiTi" w:hAnsi="Times New Roman" w:cs="Times New Roman" w:hint="eastAsia"/>
          <w:color w:val="auto"/>
          <w:sz w:val="24"/>
          <w:szCs w:val="24"/>
        </w:rPr>
        <w:t>模式、进化</w:t>
      </w:r>
      <w:r w:rsidRPr="00FD5B00">
        <w:rPr>
          <w:rFonts w:ascii="Times New Roman" w:eastAsia="KaiTi" w:hAnsi="Times New Roman" w:cs="Times New Roman" w:hint="eastAsia"/>
          <w:color w:val="auto"/>
          <w:sz w:val="24"/>
          <w:szCs w:val="24"/>
        </w:rPr>
        <w:t>生态与人群免疫格局。本研究旨在通过基因组流行病学方法，系统性解析后疫情时代不同传播模式下高风险呼吸道病毒的进化规律与</w:t>
      </w:r>
      <w:r w:rsidR="002E3A80">
        <w:rPr>
          <w:rFonts w:ascii="Times New Roman" w:eastAsia="KaiTi" w:hAnsi="Times New Roman" w:cs="Times New Roman" w:hint="eastAsia"/>
          <w:color w:val="auto"/>
          <w:sz w:val="24"/>
          <w:szCs w:val="24"/>
        </w:rPr>
        <w:t>传播</w:t>
      </w:r>
      <w:r w:rsidRPr="00FD5B00">
        <w:rPr>
          <w:rFonts w:ascii="Times New Roman" w:eastAsia="KaiTi" w:hAnsi="Times New Roman" w:cs="Times New Roman" w:hint="eastAsia"/>
          <w:color w:val="auto"/>
          <w:sz w:val="24"/>
          <w:szCs w:val="24"/>
        </w:rPr>
        <w:t>动力学特征，为构建更具前瞻性的公共卫生监测与干预体系提供</w:t>
      </w:r>
      <w:r w:rsidR="002F71D9">
        <w:rPr>
          <w:rFonts w:ascii="Times New Roman" w:eastAsia="KaiTi" w:hAnsi="Times New Roman" w:cs="Times New Roman" w:hint="eastAsia"/>
          <w:color w:val="auto"/>
          <w:sz w:val="24"/>
          <w:szCs w:val="24"/>
        </w:rPr>
        <w:t>直接有效的</w:t>
      </w:r>
      <w:r w:rsidRPr="00FD5B00">
        <w:rPr>
          <w:rFonts w:ascii="Times New Roman" w:eastAsia="KaiTi" w:hAnsi="Times New Roman" w:cs="Times New Roman" w:hint="eastAsia"/>
          <w:color w:val="auto"/>
          <w:sz w:val="24"/>
          <w:szCs w:val="24"/>
        </w:rPr>
        <w:t>科学依据。</w:t>
      </w:r>
    </w:p>
    <w:p w14:paraId="609BD32C" w14:textId="46DBE033" w:rsidR="00FD5B00" w:rsidRPr="00FD5B00" w:rsidRDefault="00FD5B00" w:rsidP="00FD5B00">
      <w:pPr>
        <w:spacing w:line="440" w:lineRule="exact"/>
        <w:ind w:firstLineChars="200" w:firstLine="480"/>
        <w:rPr>
          <w:rFonts w:ascii="Times New Roman" w:eastAsia="KaiTi" w:hAnsi="Times New Roman" w:cs="Times New Roman"/>
          <w:color w:val="auto"/>
          <w:sz w:val="24"/>
          <w:szCs w:val="24"/>
        </w:rPr>
      </w:pPr>
      <w:r w:rsidRPr="00FD5B00">
        <w:rPr>
          <w:rFonts w:ascii="Times New Roman" w:eastAsia="KaiTi" w:hAnsi="Times New Roman" w:cs="Times New Roman" w:hint="eastAsia"/>
          <w:color w:val="auto"/>
          <w:sz w:val="24"/>
          <w:szCs w:val="24"/>
        </w:rPr>
        <w:t>研究首先聚焦于以人类宿主为主要传播载体的病毒，本研究以呼吸道合胞病毒（</w:t>
      </w:r>
      <w:r w:rsidRPr="00FD5B00">
        <w:rPr>
          <w:rFonts w:ascii="Times New Roman" w:eastAsia="KaiTi" w:hAnsi="Times New Roman" w:cs="Times New Roman"/>
          <w:color w:val="auto"/>
          <w:sz w:val="24"/>
          <w:szCs w:val="24"/>
        </w:rPr>
        <w:t>RSV</w:t>
      </w:r>
      <w:r w:rsidRPr="00FD5B00">
        <w:rPr>
          <w:rFonts w:ascii="Times New Roman" w:eastAsia="KaiTi" w:hAnsi="Times New Roman" w:cs="Times New Roman" w:hint="eastAsia"/>
          <w:color w:val="auto"/>
          <w:sz w:val="24"/>
          <w:szCs w:val="24"/>
        </w:rPr>
        <w:t>）为例，解析</w:t>
      </w:r>
      <w:r w:rsidRPr="00FD5B00">
        <w:rPr>
          <w:rFonts w:ascii="Times New Roman" w:eastAsia="KaiTi" w:hAnsi="Times New Roman" w:cs="Times New Roman"/>
          <w:color w:val="auto"/>
          <w:sz w:val="24"/>
          <w:szCs w:val="24"/>
        </w:rPr>
        <w:t xml:space="preserve"> NPIs </w:t>
      </w:r>
      <w:r w:rsidRPr="00FD5B00">
        <w:rPr>
          <w:rFonts w:ascii="Times New Roman" w:eastAsia="KaiTi" w:hAnsi="Times New Roman" w:cs="Times New Roman" w:hint="eastAsia"/>
          <w:color w:val="auto"/>
          <w:sz w:val="24"/>
          <w:szCs w:val="24"/>
        </w:rPr>
        <w:t>如何通过阻断常规传播链，在人群中累积大规模易感个体，从而导致</w:t>
      </w:r>
      <w:r w:rsidRPr="00FD5B00">
        <w:rPr>
          <w:rFonts w:ascii="Times New Roman" w:eastAsia="KaiTi" w:hAnsi="Times New Roman" w:cs="Times New Roman"/>
          <w:color w:val="auto"/>
          <w:sz w:val="24"/>
          <w:szCs w:val="24"/>
        </w:rPr>
        <w:t xml:space="preserve"> NPIs </w:t>
      </w:r>
      <w:r w:rsidRPr="00FD5B00">
        <w:rPr>
          <w:rFonts w:ascii="Times New Roman" w:eastAsia="KaiTi" w:hAnsi="Times New Roman" w:cs="Times New Roman" w:hint="eastAsia"/>
          <w:color w:val="auto"/>
          <w:sz w:val="24"/>
          <w:szCs w:val="24"/>
        </w:rPr>
        <w:t>解除后由本土潜伏病毒谱系驱动的、非季节性的反常暴发。研究明确，在此类病毒的流行生态重塑过程中，人群行为干预和免疫状态的改变是比病毒自身变异更关键的驱动因素。</w:t>
      </w:r>
    </w:p>
    <w:p w14:paraId="55012DE1" w14:textId="51C8030D" w:rsidR="00FD5B00" w:rsidRPr="00FD5B00" w:rsidRDefault="00FD5B00" w:rsidP="00FD5B00">
      <w:pPr>
        <w:spacing w:line="440" w:lineRule="exact"/>
        <w:ind w:firstLineChars="200" w:firstLine="480"/>
        <w:rPr>
          <w:rFonts w:ascii="Times New Roman" w:eastAsia="KaiTi" w:hAnsi="Times New Roman" w:cs="Times New Roman"/>
          <w:color w:val="auto"/>
          <w:sz w:val="24"/>
          <w:szCs w:val="24"/>
        </w:rPr>
      </w:pPr>
      <w:r w:rsidRPr="00FD5B00">
        <w:rPr>
          <w:rFonts w:ascii="Times New Roman" w:eastAsia="KaiTi" w:hAnsi="Times New Roman" w:cs="Times New Roman" w:hint="eastAsia"/>
          <w:color w:val="auto"/>
          <w:sz w:val="24"/>
          <w:szCs w:val="24"/>
        </w:rPr>
        <w:t>其次，针对源自动物宿主的病毒，本研究分析其进化风险如何深植于现代农业及贸易的结构性特征中。以禽流感</w:t>
      </w:r>
      <w:r w:rsidR="00B61B85">
        <w:rPr>
          <w:rFonts w:ascii="Times New Roman" w:eastAsia="KaiTi" w:hAnsi="Times New Roman" w:cs="Times New Roman" w:hint="eastAsia"/>
          <w:color w:val="auto"/>
          <w:sz w:val="24"/>
          <w:szCs w:val="24"/>
        </w:rPr>
        <w:t>（</w:t>
      </w:r>
      <w:r w:rsidR="00B61B85" w:rsidRPr="00B61B85">
        <w:rPr>
          <w:rFonts w:ascii="Times New Roman" w:eastAsia="KaiTi" w:hAnsi="Times New Roman" w:cs="Times New Roman"/>
          <w:color w:val="auto"/>
          <w:sz w:val="24"/>
          <w:szCs w:val="24"/>
        </w:rPr>
        <w:t>AIV</w:t>
      </w:r>
      <w:r w:rsidR="00B61B85">
        <w:rPr>
          <w:rFonts w:ascii="Times New Roman" w:eastAsia="KaiTi" w:hAnsi="Times New Roman" w:cs="Times New Roman" w:hint="eastAsia"/>
          <w:color w:val="auto"/>
          <w:sz w:val="24"/>
          <w:szCs w:val="24"/>
        </w:rPr>
        <w:t>）</w:t>
      </w:r>
      <w:r w:rsidRPr="00FD5B00">
        <w:rPr>
          <w:rFonts w:ascii="Times New Roman" w:eastAsia="KaiTi" w:hAnsi="Times New Roman" w:cs="Times New Roman" w:hint="eastAsia"/>
          <w:color w:val="auto"/>
          <w:sz w:val="24"/>
          <w:szCs w:val="24"/>
        </w:rPr>
        <w:t>和猪流感</w:t>
      </w:r>
      <w:r w:rsidR="00B762C1">
        <w:rPr>
          <w:rFonts w:ascii="Times New Roman" w:eastAsia="KaiTi" w:hAnsi="Times New Roman" w:cs="Times New Roman" w:hint="eastAsia"/>
          <w:color w:val="auto"/>
          <w:sz w:val="24"/>
          <w:szCs w:val="24"/>
        </w:rPr>
        <w:t>（</w:t>
      </w:r>
      <w:r w:rsidR="00B762C1" w:rsidRPr="00B762C1">
        <w:rPr>
          <w:rFonts w:ascii="Times New Roman" w:eastAsia="KaiTi" w:hAnsi="Times New Roman" w:cs="Times New Roman"/>
          <w:color w:val="auto"/>
          <w:sz w:val="24"/>
          <w:szCs w:val="24"/>
        </w:rPr>
        <w:t>SwIV</w:t>
      </w:r>
      <w:r w:rsidR="00B762C1">
        <w:rPr>
          <w:rFonts w:ascii="Times New Roman" w:eastAsia="KaiTi" w:hAnsi="Times New Roman" w:cs="Times New Roman" w:hint="eastAsia"/>
          <w:color w:val="auto"/>
          <w:sz w:val="24"/>
          <w:szCs w:val="24"/>
        </w:rPr>
        <w:t>）</w:t>
      </w:r>
      <w:r w:rsidRPr="00FD5B00">
        <w:rPr>
          <w:rFonts w:ascii="Times New Roman" w:eastAsia="KaiTi" w:hAnsi="Times New Roman" w:cs="Times New Roman" w:hint="eastAsia"/>
          <w:color w:val="auto"/>
          <w:sz w:val="24"/>
          <w:szCs w:val="24"/>
        </w:rPr>
        <w:t>为例，研究阐明养殖系统和活禽市场如何为</w:t>
      </w:r>
      <w:r w:rsidRPr="00FD5B00">
        <w:rPr>
          <w:rFonts w:ascii="Times New Roman" w:eastAsia="KaiTi" w:hAnsi="Times New Roman" w:cs="Times New Roman"/>
          <w:color w:val="auto"/>
          <w:sz w:val="24"/>
          <w:szCs w:val="24"/>
        </w:rPr>
        <w:t xml:space="preserve"> H5N1 </w:t>
      </w:r>
      <w:r w:rsidRPr="00FD5B00">
        <w:rPr>
          <w:rFonts w:ascii="Times New Roman" w:eastAsia="KaiTi" w:hAnsi="Times New Roman" w:cs="Times New Roman" w:hint="eastAsia"/>
          <w:color w:val="auto"/>
          <w:sz w:val="24"/>
          <w:szCs w:val="24"/>
        </w:rPr>
        <w:t>和</w:t>
      </w:r>
      <w:r w:rsidRPr="00FD5B00">
        <w:rPr>
          <w:rFonts w:ascii="Times New Roman" w:eastAsia="KaiTi" w:hAnsi="Times New Roman" w:cs="Times New Roman"/>
          <w:color w:val="auto"/>
          <w:sz w:val="24"/>
          <w:szCs w:val="24"/>
        </w:rPr>
        <w:t xml:space="preserve"> H9N2 </w:t>
      </w:r>
      <w:r w:rsidRPr="00FD5B00">
        <w:rPr>
          <w:rFonts w:ascii="Times New Roman" w:eastAsia="KaiTi" w:hAnsi="Times New Roman" w:cs="Times New Roman" w:hint="eastAsia"/>
          <w:color w:val="auto"/>
          <w:sz w:val="24"/>
          <w:szCs w:val="24"/>
        </w:rPr>
        <w:t>等病毒的基因重配提供持续的储备，以及大规模、跨区域的生猪运输网络如何主导病毒在国家尺度上的地</w:t>
      </w:r>
      <w:r w:rsidRPr="00FD5B00">
        <w:rPr>
          <w:rFonts w:ascii="Times New Roman" w:eastAsia="KaiTi" w:hAnsi="Times New Roman" w:cs="Times New Roman" w:hint="eastAsia"/>
          <w:color w:val="auto"/>
          <w:sz w:val="24"/>
          <w:szCs w:val="24"/>
        </w:rPr>
        <w:lastRenderedPageBreak/>
        <w:t>理传播与多样性分布。分析揭示，</w:t>
      </w:r>
      <w:r w:rsidR="00323364">
        <w:rPr>
          <w:rFonts w:ascii="Times New Roman" w:eastAsia="KaiTi" w:hAnsi="Times New Roman" w:cs="Times New Roman" w:hint="eastAsia"/>
          <w:color w:val="auto"/>
          <w:sz w:val="24"/>
          <w:szCs w:val="24"/>
        </w:rPr>
        <w:t>这些</w:t>
      </w:r>
      <w:r w:rsidRPr="00FD5B00">
        <w:rPr>
          <w:rFonts w:ascii="Times New Roman" w:eastAsia="KaiTi" w:hAnsi="Times New Roman" w:cs="Times New Roman" w:hint="eastAsia"/>
          <w:color w:val="auto"/>
          <w:sz w:val="24"/>
          <w:szCs w:val="24"/>
        </w:rPr>
        <w:t>结构性风险，始终是新发病毒的潜在策源地。</w:t>
      </w:r>
    </w:p>
    <w:p w14:paraId="2949E3FC" w14:textId="7DB1D5D5" w:rsidR="00FD5B00" w:rsidRPr="00FD5B00" w:rsidRDefault="00FD5B00" w:rsidP="00FD5B00">
      <w:pPr>
        <w:spacing w:line="440" w:lineRule="exact"/>
        <w:ind w:firstLineChars="200" w:firstLine="480"/>
        <w:rPr>
          <w:rFonts w:ascii="Times New Roman" w:eastAsia="KaiTi" w:hAnsi="Times New Roman" w:cs="Times New Roman"/>
          <w:color w:val="auto"/>
          <w:sz w:val="24"/>
          <w:szCs w:val="24"/>
        </w:rPr>
      </w:pPr>
      <w:r w:rsidRPr="00FD5B00">
        <w:rPr>
          <w:rFonts w:ascii="Times New Roman" w:eastAsia="KaiTi" w:hAnsi="Times New Roman" w:cs="Times New Roman" w:hint="eastAsia"/>
          <w:color w:val="auto"/>
          <w:sz w:val="24"/>
          <w:szCs w:val="24"/>
        </w:rPr>
        <w:t>最后，本研究以中东呼吸综合征冠状病毒（</w:t>
      </w:r>
      <w:r w:rsidRPr="00FD5B00">
        <w:rPr>
          <w:rFonts w:ascii="Times New Roman" w:eastAsia="KaiTi" w:hAnsi="Times New Roman" w:cs="Times New Roman"/>
          <w:color w:val="auto"/>
          <w:sz w:val="24"/>
          <w:szCs w:val="24"/>
        </w:rPr>
        <w:t>MERS-CoV</w:t>
      </w:r>
      <w:r w:rsidRPr="00FD5B00">
        <w:rPr>
          <w:rFonts w:ascii="Times New Roman" w:eastAsia="KaiTi" w:hAnsi="Times New Roman" w:cs="Times New Roman" w:hint="eastAsia"/>
          <w:color w:val="auto"/>
          <w:sz w:val="24"/>
          <w:szCs w:val="24"/>
        </w:rPr>
        <w:t>）为</w:t>
      </w:r>
      <w:r w:rsidR="009B21C0">
        <w:rPr>
          <w:rFonts w:ascii="Times New Roman" w:eastAsia="KaiTi" w:hAnsi="Times New Roman" w:cs="Times New Roman" w:hint="eastAsia"/>
          <w:color w:val="auto"/>
          <w:sz w:val="24"/>
          <w:szCs w:val="24"/>
        </w:rPr>
        <w:t>研究对象</w:t>
      </w:r>
      <w:r w:rsidRPr="00FD5B00">
        <w:rPr>
          <w:rFonts w:ascii="Times New Roman" w:eastAsia="KaiTi" w:hAnsi="Times New Roman" w:cs="Times New Roman" w:hint="eastAsia"/>
          <w:color w:val="auto"/>
          <w:sz w:val="24"/>
          <w:szCs w:val="24"/>
        </w:rPr>
        <w:t>，解析病毒谱系的跨区域引入如何通过基因重组产生具有潜在人畜共患病影响的新变种。通过对埃及单峰骆驼中新引入的</w:t>
      </w:r>
      <w:r w:rsidRPr="00FD5B00">
        <w:rPr>
          <w:rFonts w:ascii="Times New Roman" w:eastAsia="KaiTi" w:hAnsi="Times New Roman" w:cs="Times New Roman"/>
          <w:color w:val="auto"/>
          <w:sz w:val="24"/>
          <w:szCs w:val="24"/>
        </w:rPr>
        <w:t xml:space="preserve"> B </w:t>
      </w:r>
      <w:r w:rsidRPr="00FD5B00">
        <w:rPr>
          <w:rFonts w:ascii="Times New Roman" w:eastAsia="KaiTi" w:hAnsi="Times New Roman" w:cs="Times New Roman" w:hint="eastAsia"/>
          <w:color w:val="auto"/>
          <w:sz w:val="24"/>
          <w:szCs w:val="24"/>
        </w:rPr>
        <w:t>进化枝与本土</w:t>
      </w:r>
      <w:r w:rsidRPr="00FD5B00">
        <w:rPr>
          <w:rFonts w:ascii="Times New Roman" w:eastAsia="KaiTi" w:hAnsi="Times New Roman" w:cs="Times New Roman"/>
          <w:color w:val="auto"/>
          <w:sz w:val="24"/>
          <w:szCs w:val="24"/>
        </w:rPr>
        <w:t xml:space="preserve"> C </w:t>
      </w:r>
      <w:r w:rsidRPr="00FD5B00">
        <w:rPr>
          <w:rFonts w:ascii="Times New Roman" w:eastAsia="KaiTi" w:hAnsi="Times New Roman" w:cs="Times New Roman" w:hint="eastAsia"/>
          <w:color w:val="auto"/>
          <w:sz w:val="24"/>
          <w:szCs w:val="24"/>
        </w:rPr>
        <w:t>进化枝的重组事件进行分析，本研究阐明病毒间的相互作用如何创造出具有</w:t>
      </w:r>
      <w:r w:rsidR="00584B85">
        <w:rPr>
          <w:rFonts w:ascii="Times New Roman" w:eastAsia="KaiTi" w:hAnsi="Times New Roman" w:cs="Times New Roman" w:hint="eastAsia"/>
          <w:color w:val="auto"/>
          <w:sz w:val="24"/>
          <w:szCs w:val="24"/>
        </w:rPr>
        <w:t>宿主越迁潜在威胁</w:t>
      </w:r>
      <w:r w:rsidRPr="00FD5B00">
        <w:rPr>
          <w:rFonts w:ascii="Times New Roman" w:eastAsia="KaiTi" w:hAnsi="Times New Roman" w:cs="Times New Roman" w:hint="eastAsia"/>
          <w:color w:val="auto"/>
          <w:sz w:val="24"/>
          <w:szCs w:val="24"/>
        </w:rPr>
        <w:t>的嵌合体病毒，为理解病毒进化和传播历程中重组导致的</w:t>
      </w:r>
      <w:r w:rsidR="00F31829">
        <w:rPr>
          <w:rFonts w:ascii="Times New Roman" w:eastAsia="KaiTi" w:hAnsi="Times New Roman" w:cs="Times New Roman" w:hint="eastAsia"/>
          <w:color w:val="auto"/>
          <w:sz w:val="24"/>
          <w:szCs w:val="24"/>
        </w:rPr>
        <w:t>跨宿主</w:t>
      </w:r>
      <w:r w:rsidR="00AB5C49">
        <w:rPr>
          <w:rFonts w:ascii="Times New Roman" w:eastAsia="KaiTi" w:hAnsi="Times New Roman" w:cs="Times New Roman" w:hint="eastAsia"/>
          <w:color w:val="auto"/>
          <w:sz w:val="24"/>
          <w:szCs w:val="24"/>
        </w:rPr>
        <w:t>感染</w:t>
      </w:r>
      <w:r w:rsidRPr="00FD5B00">
        <w:rPr>
          <w:rFonts w:ascii="Times New Roman" w:eastAsia="KaiTi" w:hAnsi="Times New Roman" w:cs="Times New Roman" w:hint="eastAsia"/>
          <w:color w:val="auto"/>
          <w:sz w:val="24"/>
          <w:szCs w:val="24"/>
        </w:rPr>
        <w:t>提供直接证据。</w:t>
      </w:r>
    </w:p>
    <w:p w14:paraId="453B5CF0" w14:textId="21541FFB" w:rsidR="007C147D" w:rsidRPr="00EF0056" w:rsidRDefault="00FD5B00" w:rsidP="00FD5B00">
      <w:pPr>
        <w:spacing w:line="440" w:lineRule="exact"/>
        <w:ind w:firstLineChars="200" w:firstLine="480"/>
        <w:rPr>
          <w:rFonts w:ascii="Times New Roman" w:eastAsia="KaiTi" w:hAnsi="Times New Roman" w:cs="Times New Roman"/>
          <w:color w:val="auto"/>
          <w:sz w:val="24"/>
          <w:szCs w:val="24"/>
        </w:rPr>
      </w:pPr>
      <w:r w:rsidRPr="00FD5B00">
        <w:rPr>
          <w:rFonts w:ascii="Times New Roman" w:eastAsia="KaiTi" w:hAnsi="Times New Roman" w:cs="Times New Roman" w:hint="eastAsia"/>
          <w:color w:val="auto"/>
          <w:sz w:val="24"/>
          <w:szCs w:val="24"/>
        </w:rPr>
        <w:t>综上所述，本论文通过对多种</w:t>
      </w:r>
      <w:r w:rsidR="00630073">
        <w:rPr>
          <w:rFonts w:ascii="Times New Roman" w:eastAsia="KaiTi" w:hAnsi="Times New Roman" w:cs="Times New Roman" w:hint="eastAsia"/>
          <w:color w:val="auto"/>
          <w:sz w:val="24"/>
          <w:szCs w:val="24"/>
        </w:rPr>
        <w:t>呼吸道</w:t>
      </w:r>
      <w:r w:rsidRPr="00FD5B00">
        <w:rPr>
          <w:rFonts w:ascii="Times New Roman" w:eastAsia="KaiTi" w:hAnsi="Times New Roman" w:cs="Times New Roman" w:hint="eastAsia"/>
          <w:color w:val="auto"/>
          <w:sz w:val="24"/>
          <w:szCs w:val="24"/>
        </w:rPr>
        <w:t>病毒的系统性比较研究，揭示后疫情时代呼吸道病毒风险的多维度图景，并强调必须超越单一病原体的视角，建立一个能够整合人群免疫动态、动物宿主系统风险和病毒基因组变异的智慧预警体系。</w:t>
      </w:r>
    </w:p>
    <w:p w14:paraId="5473731F" w14:textId="77777777" w:rsidR="00403E8B" w:rsidRPr="00EF0056" w:rsidRDefault="00403E8B" w:rsidP="00403E8B">
      <w:pPr>
        <w:spacing w:line="440" w:lineRule="exact"/>
        <w:rPr>
          <w:rFonts w:ascii="Times New Roman" w:eastAsia="KaiTi" w:hAnsi="Times New Roman" w:cs="Times New Roman"/>
          <w:color w:val="auto"/>
          <w:sz w:val="24"/>
          <w:szCs w:val="24"/>
        </w:rPr>
      </w:pPr>
    </w:p>
    <w:p w14:paraId="3C9AFED1" w14:textId="10EF6057" w:rsidR="00363061" w:rsidRPr="006E637C" w:rsidRDefault="00BF3F46" w:rsidP="00D07958">
      <w:pPr>
        <w:spacing w:before="240" w:afterLines="100" w:after="312" w:line="440" w:lineRule="exact"/>
        <w:ind w:firstLineChars="200" w:firstLine="571"/>
        <w:rPr>
          <w:rFonts w:ascii="Times New Roman" w:eastAsia="KaiTi" w:hAnsi="Times New Roman" w:cs="Times New Roman"/>
          <w:b/>
          <w:bCs/>
          <w:color w:val="0070C0"/>
          <w:sz w:val="28"/>
          <w:szCs w:val="28"/>
        </w:rPr>
      </w:pPr>
      <w:r w:rsidRPr="006E637C">
        <w:rPr>
          <w:rFonts w:ascii="Times New Roman" w:eastAsia="KaiTi" w:hAnsi="Times New Roman" w:cs="Times New Roman"/>
          <w:b/>
          <w:bCs/>
          <w:color w:val="0070C0"/>
          <w:sz w:val="28"/>
          <w:szCs w:val="28"/>
        </w:rPr>
        <w:t>（</w:t>
      </w:r>
      <w:r w:rsidR="006E0834" w:rsidRPr="006E637C">
        <w:rPr>
          <w:rFonts w:ascii="Times New Roman" w:eastAsia="KaiTi" w:hAnsi="Times New Roman" w:cs="Times New Roman"/>
          <w:b/>
          <w:bCs/>
          <w:color w:val="0070C0"/>
          <w:sz w:val="28"/>
          <w:szCs w:val="28"/>
        </w:rPr>
        <w:t>四</w:t>
      </w:r>
      <w:r w:rsidR="005621D9" w:rsidRPr="006E637C">
        <w:rPr>
          <w:rFonts w:ascii="Times New Roman" w:eastAsia="KaiTi" w:hAnsi="Times New Roman" w:cs="Times New Roman"/>
          <w:b/>
          <w:bCs/>
          <w:color w:val="0070C0"/>
          <w:sz w:val="28"/>
          <w:szCs w:val="28"/>
        </w:rPr>
        <w:t>）</w:t>
      </w:r>
      <w:r w:rsidR="00DA5A2A" w:rsidRPr="006E637C">
        <w:rPr>
          <w:rFonts w:ascii="Times New Roman" w:eastAsia="KaiTi" w:hAnsi="Times New Roman" w:cs="Times New Roman"/>
          <w:b/>
          <w:bCs/>
          <w:color w:val="0070C0"/>
          <w:sz w:val="28"/>
          <w:szCs w:val="28"/>
        </w:rPr>
        <w:t>本项目的特色与创新之处，并阐明</w:t>
      </w:r>
      <w:r w:rsidR="00166C29" w:rsidRPr="006E637C">
        <w:rPr>
          <w:rFonts w:ascii="Times New Roman" w:eastAsia="KaiTi" w:hAnsi="Times New Roman" w:cs="Times New Roman"/>
          <w:b/>
          <w:bCs/>
          <w:color w:val="0070C0"/>
          <w:sz w:val="28"/>
          <w:szCs w:val="28"/>
        </w:rPr>
        <w:t>与</w:t>
      </w:r>
      <w:r w:rsidR="00F24247" w:rsidRPr="006E637C">
        <w:rPr>
          <w:rFonts w:ascii="Times New Roman" w:eastAsia="KaiTi" w:hAnsi="Times New Roman" w:cs="Times New Roman"/>
          <w:b/>
          <w:bCs/>
          <w:color w:val="0070C0"/>
          <w:sz w:val="28"/>
          <w:szCs w:val="28"/>
        </w:rPr>
        <w:t>博士论文</w:t>
      </w:r>
      <w:r w:rsidR="005E344D" w:rsidRPr="006E637C">
        <w:rPr>
          <w:rFonts w:ascii="Times New Roman" w:eastAsia="KaiTi" w:hAnsi="Times New Roman" w:cs="Times New Roman"/>
          <w:b/>
          <w:bCs/>
          <w:color w:val="0070C0"/>
          <w:sz w:val="28"/>
          <w:szCs w:val="28"/>
        </w:rPr>
        <w:t>研究内容</w:t>
      </w:r>
      <w:r w:rsidR="00DA5A2A" w:rsidRPr="006E637C">
        <w:rPr>
          <w:rFonts w:ascii="Times New Roman" w:eastAsia="KaiTi" w:hAnsi="Times New Roman" w:cs="Times New Roman"/>
          <w:b/>
          <w:bCs/>
          <w:color w:val="0070C0"/>
          <w:sz w:val="28"/>
          <w:szCs w:val="28"/>
        </w:rPr>
        <w:t>的</w:t>
      </w:r>
      <w:r w:rsidR="00166C29" w:rsidRPr="006E637C">
        <w:rPr>
          <w:rFonts w:ascii="Times New Roman" w:eastAsia="KaiTi" w:hAnsi="Times New Roman" w:cs="Times New Roman"/>
          <w:b/>
          <w:bCs/>
          <w:color w:val="0070C0"/>
          <w:sz w:val="28"/>
          <w:szCs w:val="28"/>
        </w:rPr>
        <w:t>不同</w:t>
      </w:r>
      <w:r w:rsidR="00F24247" w:rsidRPr="006E637C">
        <w:rPr>
          <w:rFonts w:ascii="Times New Roman" w:eastAsia="KaiTi" w:hAnsi="Times New Roman" w:cs="Times New Roman"/>
          <w:b/>
          <w:bCs/>
          <w:color w:val="0070C0"/>
          <w:sz w:val="28"/>
          <w:szCs w:val="28"/>
        </w:rPr>
        <w:t>，或</w:t>
      </w:r>
      <w:r w:rsidR="005E344D" w:rsidRPr="006E637C">
        <w:rPr>
          <w:rFonts w:ascii="Times New Roman" w:eastAsia="KaiTi" w:hAnsi="Times New Roman" w:cs="Times New Roman"/>
          <w:b/>
          <w:bCs/>
          <w:color w:val="0070C0"/>
          <w:sz w:val="28"/>
          <w:szCs w:val="28"/>
        </w:rPr>
        <w:t>在</w:t>
      </w:r>
      <w:r w:rsidR="00F24247" w:rsidRPr="006E637C">
        <w:rPr>
          <w:rFonts w:ascii="Times New Roman" w:eastAsia="KaiTi" w:hAnsi="Times New Roman" w:cs="Times New Roman"/>
          <w:b/>
          <w:bCs/>
          <w:color w:val="0070C0"/>
          <w:sz w:val="28"/>
          <w:szCs w:val="28"/>
        </w:rPr>
        <w:t>博士论文</w:t>
      </w:r>
      <w:r w:rsidR="00166C29" w:rsidRPr="006E637C">
        <w:rPr>
          <w:rFonts w:ascii="Times New Roman" w:eastAsia="KaiTi" w:hAnsi="Times New Roman" w:cs="Times New Roman"/>
          <w:b/>
          <w:bCs/>
          <w:color w:val="0070C0"/>
          <w:sz w:val="28"/>
          <w:szCs w:val="28"/>
        </w:rPr>
        <w:t>基础上的</w:t>
      </w:r>
      <w:r w:rsidR="00F24247" w:rsidRPr="006E637C">
        <w:rPr>
          <w:rFonts w:ascii="Times New Roman" w:eastAsia="KaiTi" w:hAnsi="Times New Roman" w:cs="Times New Roman"/>
          <w:b/>
          <w:bCs/>
          <w:color w:val="0070C0"/>
          <w:sz w:val="28"/>
          <w:szCs w:val="28"/>
        </w:rPr>
        <w:t>实质性拓展延伸之处。</w:t>
      </w:r>
    </w:p>
    <w:p w14:paraId="56BF280B" w14:textId="040A5793" w:rsidR="009A3B3F" w:rsidRPr="00363061" w:rsidRDefault="00363061" w:rsidP="00D7266B">
      <w:pPr>
        <w:spacing w:after="160" w:line="440" w:lineRule="exact"/>
        <w:rPr>
          <w:rFonts w:ascii="Times New Roman" w:eastAsia="KaiTi" w:hAnsi="Times New Roman" w:cs="Times New Roman"/>
          <w:b/>
          <w:bCs/>
          <w:color w:val="auto"/>
          <w:sz w:val="28"/>
          <w:szCs w:val="28"/>
        </w:rPr>
      </w:pPr>
      <w:r w:rsidRPr="00363061">
        <w:rPr>
          <w:rFonts w:ascii="Times New Roman" w:eastAsia="KaiTi" w:hAnsi="Times New Roman" w:cs="Times New Roman" w:hint="eastAsia"/>
          <w:b/>
          <w:bCs/>
          <w:color w:val="auto"/>
          <w:sz w:val="28"/>
          <w:szCs w:val="28"/>
        </w:rPr>
        <w:t xml:space="preserve">1. </w:t>
      </w:r>
      <w:r w:rsidR="009A3B3F" w:rsidRPr="00363061">
        <w:rPr>
          <w:rFonts w:ascii="Times New Roman" w:eastAsia="KaiTi" w:hAnsi="Times New Roman" w:cs="Times New Roman" w:hint="eastAsia"/>
          <w:b/>
          <w:bCs/>
          <w:color w:val="auto"/>
          <w:sz w:val="28"/>
          <w:szCs w:val="28"/>
        </w:rPr>
        <w:t>项目的特色与创新</w:t>
      </w:r>
      <w:r w:rsidR="00DC00FC">
        <w:rPr>
          <w:rFonts w:ascii="Times New Roman" w:eastAsia="KaiTi" w:hAnsi="Times New Roman" w:cs="Times New Roman" w:hint="eastAsia"/>
          <w:b/>
          <w:bCs/>
          <w:color w:val="auto"/>
          <w:sz w:val="28"/>
          <w:szCs w:val="28"/>
        </w:rPr>
        <w:t>之处</w:t>
      </w:r>
    </w:p>
    <w:p w14:paraId="7E7000DD" w14:textId="2F97BF83" w:rsidR="009A3B3F" w:rsidRPr="00363061" w:rsidRDefault="009A3B3F" w:rsidP="00363061">
      <w:pPr>
        <w:pStyle w:val="ListParagraph"/>
        <w:numPr>
          <w:ilvl w:val="0"/>
          <w:numId w:val="9"/>
        </w:numPr>
        <w:spacing w:after="120" w:line="440" w:lineRule="exact"/>
        <w:ind w:left="714" w:hanging="357"/>
        <w:rPr>
          <w:rFonts w:ascii="Times New Roman" w:eastAsia="KaiTi" w:hAnsi="Times New Roman" w:cs="Times New Roman"/>
          <w:color w:val="auto"/>
          <w:sz w:val="24"/>
          <w:szCs w:val="24"/>
        </w:rPr>
      </w:pPr>
      <w:r w:rsidRPr="00363061">
        <w:rPr>
          <w:rFonts w:ascii="Times New Roman" w:eastAsia="KaiTi" w:hAnsi="Times New Roman" w:cs="Times New Roman" w:hint="eastAsia"/>
          <w:color w:val="auto"/>
          <w:sz w:val="24"/>
          <w:szCs w:val="24"/>
        </w:rPr>
        <w:t>首次利用</w:t>
      </w:r>
      <w:r w:rsidRPr="00363061">
        <w:rPr>
          <w:rFonts w:ascii="Times New Roman" w:eastAsia="KaiTi" w:hAnsi="Times New Roman" w:cs="Times New Roman"/>
          <w:color w:val="auto"/>
          <w:sz w:val="24"/>
          <w:szCs w:val="24"/>
        </w:rPr>
        <w:t xml:space="preserve"> DOCK8 </w:t>
      </w:r>
      <w:r w:rsidRPr="00363061">
        <w:rPr>
          <w:rFonts w:ascii="Times New Roman" w:eastAsia="KaiTi" w:hAnsi="Times New Roman" w:cs="Times New Roman" w:hint="eastAsia"/>
          <w:color w:val="auto"/>
          <w:sz w:val="24"/>
          <w:szCs w:val="24"/>
        </w:rPr>
        <w:t>缺陷症这一自然人体疾病模型，实现对</w:t>
      </w:r>
      <w:r w:rsidRPr="00363061">
        <w:rPr>
          <w:rFonts w:ascii="Times New Roman" w:eastAsia="KaiTi" w:hAnsi="Times New Roman" w:cs="Times New Roman"/>
          <w:color w:val="auto"/>
          <w:sz w:val="24"/>
          <w:szCs w:val="24"/>
        </w:rPr>
        <w:t>HPV</w:t>
      </w:r>
      <w:r w:rsidRPr="00363061">
        <w:rPr>
          <w:rFonts w:ascii="Times New Roman" w:eastAsia="KaiTi" w:hAnsi="Times New Roman" w:cs="Times New Roman" w:hint="eastAsia"/>
          <w:color w:val="auto"/>
          <w:sz w:val="24"/>
          <w:szCs w:val="24"/>
        </w:rPr>
        <w:t>宿主内进化的单倍型水平超高分辨率解析</w:t>
      </w:r>
      <w:r w:rsidR="0062020B">
        <w:rPr>
          <w:rFonts w:ascii="Times New Roman" w:eastAsia="KaiTi" w:hAnsi="Times New Roman" w:cs="Times New Roman" w:hint="eastAsia"/>
          <w:color w:val="auto"/>
          <w:sz w:val="24"/>
          <w:szCs w:val="24"/>
        </w:rPr>
        <w:t>，</w:t>
      </w:r>
      <w:r w:rsidRPr="00363061">
        <w:rPr>
          <w:rFonts w:ascii="Times New Roman" w:eastAsia="KaiTi" w:hAnsi="Times New Roman" w:cs="Times New Roman" w:hint="eastAsia"/>
          <w:color w:val="auto"/>
          <w:sz w:val="24"/>
          <w:szCs w:val="24"/>
        </w:rPr>
        <w:t>突破传统研究在宿主遗传背景混杂的局限性，通过独特的临床队列，实现对病毒微观进化历程的定量重构。</w:t>
      </w:r>
    </w:p>
    <w:p w14:paraId="29DE1A71" w14:textId="77777777" w:rsidR="009A3B3F" w:rsidRPr="00363061" w:rsidRDefault="009A3B3F" w:rsidP="00363061">
      <w:pPr>
        <w:pStyle w:val="ListParagraph"/>
        <w:numPr>
          <w:ilvl w:val="0"/>
          <w:numId w:val="9"/>
        </w:numPr>
        <w:spacing w:line="440" w:lineRule="exact"/>
        <w:rPr>
          <w:rFonts w:ascii="Times New Roman" w:eastAsia="KaiTi" w:hAnsi="Times New Roman" w:cs="Times New Roman"/>
          <w:color w:val="auto"/>
          <w:sz w:val="24"/>
          <w:szCs w:val="24"/>
        </w:rPr>
      </w:pPr>
      <w:r w:rsidRPr="00363061">
        <w:rPr>
          <w:rFonts w:ascii="Times New Roman" w:eastAsia="KaiTi" w:hAnsi="Times New Roman" w:cs="Times New Roman" w:hint="eastAsia"/>
          <w:color w:val="auto"/>
          <w:sz w:val="24"/>
          <w:szCs w:val="24"/>
        </w:rPr>
        <w:t>本项目将系统性解析</w:t>
      </w:r>
      <w:r w:rsidRPr="00363061">
        <w:rPr>
          <w:rFonts w:ascii="Times New Roman" w:eastAsia="KaiTi" w:hAnsi="Times New Roman" w:cs="Times New Roman"/>
          <w:color w:val="auto"/>
          <w:sz w:val="24"/>
          <w:szCs w:val="24"/>
        </w:rPr>
        <w:t xml:space="preserve"> APOBEC3 </w:t>
      </w:r>
      <w:r w:rsidRPr="00363061">
        <w:rPr>
          <w:rFonts w:ascii="Times New Roman" w:eastAsia="KaiTi" w:hAnsi="Times New Roman" w:cs="Times New Roman" w:hint="eastAsia"/>
          <w:color w:val="auto"/>
          <w:sz w:val="24"/>
          <w:szCs w:val="24"/>
        </w:rPr>
        <w:t>在适应性免疫缺位下的独立进化驱动作用，在人体内排除适应性免疫的干扰，直接检验先天免疫限制因子</w:t>
      </w:r>
      <w:r w:rsidRPr="00363061">
        <w:rPr>
          <w:rFonts w:ascii="Times New Roman" w:eastAsia="KaiTi" w:hAnsi="Times New Roman" w:cs="Times New Roman"/>
          <w:color w:val="auto"/>
          <w:sz w:val="24"/>
          <w:szCs w:val="24"/>
        </w:rPr>
        <w:t xml:space="preserve"> APOBEC3 </w:t>
      </w:r>
      <w:r w:rsidRPr="00363061">
        <w:rPr>
          <w:rFonts w:ascii="Times New Roman" w:eastAsia="KaiTi" w:hAnsi="Times New Roman" w:cs="Times New Roman" w:hint="eastAsia"/>
          <w:color w:val="auto"/>
          <w:sz w:val="24"/>
          <w:szCs w:val="24"/>
        </w:rPr>
        <w:t>作为独立进化驱动力的效应。</w:t>
      </w:r>
    </w:p>
    <w:p w14:paraId="48A93A24" w14:textId="53173F5B" w:rsidR="009A3B3F" w:rsidRPr="00363061" w:rsidRDefault="009A3B3F" w:rsidP="00363061">
      <w:pPr>
        <w:pStyle w:val="ListParagraph"/>
        <w:numPr>
          <w:ilvl w:val="0"/>
          <w:numId w:val="9"/>
        </w:numPr>
        <w:spacing w:line="440" w:lineRule="exact"/>
        <w:rPr>
          <w:rFonts w:ascii="Times New Roman" w:eastAsia="KaiTi" w:hAnsi="Times New Roman" w:cs="Times New Roman"/>
          <w:color w:val="auto"/>
          <w:sz w:val="24"/>
          <w:szCs w:val="24"/>
        </w:rPr>
      </w:pPr>
      <w:r w:rsidRPr="00363061">
        <w:rPr>
          <w:rFonts w:ascii="Times New Roman" w:eastAsia="KaiTi" w:hAnsi="Times New Roman" w:cs="Times New Roman" w:hint="eastAsia"/>
          <w:color w:val="auto"/>
          <w:sz w:val="24"/>
          <w:szCs w:val="24"/>
        </w:rPr>
        <w:t>针对</w:t>
      </w:r>
      <w:r w:rsidR="00EE53D6">
        <w:rPr>
          <w:rFonts w:ascii="Times New Roman" w:eastAsia="KaiTi" w:hAnsi="Times New Roman" w:cs="Times New Roman" w:hint="eastAsia"/>
          <w:color w:val="auto"/>
          <w:sz w:val="24"/>
          <w:szCs w:val="24"/>
        </w:rPr>
        <w:t xml:space="preserve"> </w:t>
      </w:r>
      <w:r w:rsidRPr="00363061">
        <w:rPr>
          <w:rFonts w:ascii="Times New Roman" w:eastAsia="KaiTi" w:hAnsi="Times New Roman" w:cs="Times New Roman"/>
          <w:color w:val="auto"/>
          <w:sz w:val="24"/>
          <w:szCs w:val="24"/>
        </w:rPr>
        <w:t>APOBEC3</w:t>
      </w:r>
      <w:r w:rsidR="00EE53D6">
        <w:rPr>
          <w:rFonts w:ascii="Times New Roman" w:eastAsia="KaiTi" w:hAnsi="Times New Roman" w:cs="Times New Roman" w:hint="eastAsia"/>
          <w:color w:val="auto"/>
          <w:sz w:val="24"/>
          <w:szCs w:val="24"/>
        </w:rPr>
        <w:t xml:space="preserve"> </w:t>
      </w:r>
      <w:r w:rsidRPr="00363061">
        <w:rPr>
          <w:rFonts w:ascii="Times New Roman" w:eastAsia="KaiTi" w:hAnsi="Times New Roman" w:cs="Times New Roman" w:hint="eastAsia"/>
          <w:color w:val="auto"/>
          <w:sz w:val="24"/>
          <w:szCs w:val="24"/>
        </w:rPr>
        <w:t>诱导的高频突变对重组信号的干扰，开发适用于高突变背景的</w:t>
      </w:r>
      <w:r w:rsidR="002B6196">
        <w:rPr>
          <w:rFonts w:ascii="Times New Roman" w:eastAsia="KaiTi" w:hAnsi="Times New Roman" w:cs="Times New Roman" w:hint="eastAsia"/>
          <w:color w:val="auto"/>
          <w:sz w:val="24"/>
          <w:szCs w:val="24"/>
        </w:rPr>
        <w:t>特定</w:t>
      </w:r>
      <w:r w:rsidRPr="00363061">
        <w:rPr>
          <w:rFonts w:ascii="Times New Roman" w:eastAsia="KaiTi" w:hAnsi="Times New Roman" w:cs="Times New Roman" w:hint="eastAsia"/>
          <w:color w:val="auto"/>
          <w:sz w:val="24"/>
          <w:szCs w:val="24"/>
        </w:rPr>
        <w:t>算法，定量评估基因重组在免疫缺陷宿主内驱动</w:t>
      </w:r>
      <w:r w:rsidRPr="00363061">
        <w:rPr>
          <w:rFonts w:ascii="Times New Roman" w:eastAsia="KaiTi" w:hAnsi="Times New Roman" w:cs="Times New Roman"/>
          <w:color w:val="auto"/>
          <w:sz w:val="24"/>
          <w:szCs w:val="24"/>
        </w:rPr>
        <w:t xml:space="preserve"> HPV </w:t>
      </w:r>
      <w:r w:rsidRPr="00363061">
        <w:rPr>
          <w:rFonts w:ascii="Times New Roman" w:eastAsia="KaiTi" w:hAnsi="Times New Roman" w:cs="Times New Roman" w:hint="eastAsia"/>
          <w:color w:val="auto"/>
          <w:sz w:val="24"/>
          <w:szCs w:val="24"/>
        </w:rPr>
        <w:t>进化的真实频率与模式，突破现有方法学瓶颈。</w:t>
      </w:r>
    </w:p>
    <w:p w14:paraId="634A2439" w14:textId="1F284FCC" w:rsidR="003612D6" w:rsidRPr="00363061" w:rsidRDefault="009A3B3F" w:rsidP="00363061">
      <w:pPr>
        <w:pStyle w:val="ListParagraph"/>
        <w:numPr>
          <w:ilvl w:val="0"/>
          <w:numId w:val="9"/>
        </w:numPr>
        <w:spacing w:line="440" w:lineRule="exact"/>
        <w:rPr>
          <w:rFonts w:ascii="Times New Roman" w:eastAsia="KaiTi" w:hAnsi="Times New Roman" w:cs="Times New Roman"/>
          <w:color w:val="auto"/>
          <w:sz w:val="24"/>
          <w:szCs w:val="24"/>
        </w:rPr>
      </w:pPr>
      <w:r w:rsidRPr="00363061">
        <w:rPr>
          <w:rFonts w:ascii="Times New Roman" w:eastAsia="KaiTi" w:hAnsi="Times New Roman" w:cs="Times New Roman" w:hint="eastAsia"/>
          <w:color w:val="auto"/>
          <w:sz w:val="24"/>
          <w:szCs w:val="24"/>
        </w:rPr>
        <w:t>构建并公开发布全球首个高质量、大规模的以皮肤共生低危型</w:t>
      </w:r>
      <w:r w:rsidRPr="00363061">
        <w:rPr>
          <w:rFonts w:ascii="Times New Roman" w:eastAsia="KaiTi" w:hAnsi="Times New Roman" w:cs="Times New Roman"/>
          <w:color w:val="auto"/>
          <w:sz w:val="24"/>
          <w:szCs w:val="24"/>
        </w:rPr>
        <w:t xml:space="preserve"> HPV </w:t>
      </w:r>
      <w:r w:rsidRPr="00363061">
        <w:rPr>
          <w:rFonts w:ascii="Times New Roman" w:eastAsia="KaiTi" w:hAnsi="Times New Roman" w:cs="Times New Roman" w:hint="eastAsia"/>
          <w:color w:val="auto"/>
          <w:sz w:val="24"/>
          <w:szCs w:val="24"/>
        </w:rPr>
        <w:t>为主的单倍型基因组数据库，填补领域内关键数据资源的空白，为后续研究提供坚实的数据支撑。</w:t>
      </w:r>
    </w:p>
    <w:p w14:paraId="6DD294F3" w14:textId="77777777" w:rsidR="00F52908" w:rsidRPr="006E637C" w:rsidRDefault="00F52908" w:rsidP="000A7371">
      <w:pPr>
        <w:spacing w:line="440" w:lineRule="exact"/>
        <w:rPr>
          <w:rFonts w:ascii="Times New Roman" w:eastAsia="KaiTi" w:hAnsi="Times New Roman" w:cs="Times New Roman"/>
          <w:color w:val="auto"/>
          <w:sz w:val="24"/>
          <w:szCs w:val="24"/>
        </w:rPr>
      </w:pPr>
    </w:p>
    <w:p w14:paraId="71D7AAFE" w14:textId="77777777" w:rsidR="003370A5" w:rsidRPr="007432F3" w:rsidRDefault="003370A5" w:rsidP="007432F3">
      <w:pPr>
        <w:spacing w:after="240" w:line="440" w:lineRule="exact"/>
        <w:rPr>
          <w:rFonts w:ascii="Times New Roman" w:eastAsia="KaiTi" w:hAnsi="Times New Roman" w:cs="Times New Roman"/>
          <w:b/>
          <w:bCs/>
          <w:color w:val="auto"/>
          <w:sz w:val="28"/>
          <w:szCs w:val="28"/>
        </w:rPr>
      </w:pPr>
      <w:r w:rsidRPr="007432F3">
        <w:rPr>
          <w:rFonts w:ascii="Times New Roman" w:eastAsia="KaiTi" w:hAnsi="Times New Roman" w:cs="Times New Roman"/>
          <w:b/>
          <w:bCs/>
          <w:color w:val="auto"/>
          <w:sz w:val="28"/>
          <w:szCs w:val="28"/>
        </w:rPr>
        <w:t xml:space="preserve">2. </w:t>
      </w:r>
      <w:r w:rsidRPr="007432F3">
        <w:rPr>
          <w:rFonts w:ascii="Times New Roman" w:eastAsia="KaiTi" w:hAnsi="Times New Roman" w:cs="Times New Roman" w:hint="eastAsia"/>
          <w:b/>
          <w:bCs/>
          <w:color w:val="auto"/>
          <w:sz w:val="28"/>
          <w:szCs w:val="28"/>
        </w:rPr>
        <w:t>基于博士论文的实质性拓展延伸</w:t>
      </w:r>
    </w:p>
    <w:p w14:paraId="79C7B746" w14:textId="612DDD1A" w:rsidR="003370A5" w:rsidRPr="003370A5" w:rsidRDefault="003370A5" w:rsidP="007432F3">
      <w:pPr>
        <w:spacing w:after="120" w:line="440" w:lineRule="exact"/>
        <w:ind w:firstLineChars="200" w:firstLine="489"/>
        <w:rPr>
          <w:rFonts w:ascii="Times New Roman" w:eastAsia="KaiTi" w:hAnsi="Times New Roman" w:cs="Times New Roman"/>
          <w:color w:val="auto"/>
          <w:sz w:val="24"/>
          <w:szCs w:val="24"/>
        </w:rPr>
      </w:pPr>
      <w:r w:rsidRPr="00EC0AE1">
        <w:rPr>
          <w:rFonts w:ascii="Times New Roman" w:eastAsia="KaiTi" w:hAnsi="Times New Roman" w:cs="Times New Roman" w:hint="eastAsia"/>
          <w:b/>
          <w:bCs/>
          <w:color w:val="auto"/>
          <w:sz w:val="24"/>
          <w:szCs w:val="24"/>
        </w:rPr>
        <w:lastRenderedPageBreak/>
        <w:t>本项目是在申请人博士论文研究基础上的尺度下沉和聚焦，是从宏观现象总结到内在机制探寻的实质性拓展与延伸</w:t>
      </w:r>
      <w:r w:rsidRPr="003370A5">
        <w:rPr>
          <w:rFonts w:ascii="Times New Roman" w:eastAsia="KaiTi" w:hAnsi="Times New Roman" w:cs="Times New Roman" w:hint="eastAsia"/>
          <w:color w:val="auto"/>
          <w:sz w:val="24"/>
          <w:szCs w:val="24"/>
        </w:rPr>
        <w:t>。申请人博士论文阶段的研究，其核心是利用基因组流行病学方法，在宏观尺度上解析重大呼吸道病毒的进化生态</w:t>
      </w:r>
      <w:r w:rsidR="0050153A">
        <w:rPr>
          <w:rFonts w:ascii="Times New Roman" w:eastAsia="KaiTi" w:hAnsi="Times New Roman" w:cs="Times New Roman"/>
          <w:color w:val="auto"/>
          <w:sz w:val="24"/>
          <w:szCs w:val="24"/>
        </w:rPr>
        <w:t>。</w:t>
      </w:r>
      <w:r w:rsidRPr="003370A5">
        <w:rPr>
          <w:rFonts w:ascii="Times New Roman" w:eastAsia="KaiTi" w:hAnsi="Times New Roman" w:cs="Times New Roman" w:hint="eastAsia"/>
          <w:color w:val="auto"/>
          <w:sz w:val="24"/>
          <w:szCs w:val="24"/>
        </w:rPr>
        <w:t>研究重点在于阐明外部选择压力（如公共卫生干预、人群免疫景观变化、现代农商系统）如何塑造病毒在群体水平的传播格局与演化模式。本项目则构成了对博士期间研究的实质性拓展和深化，具体体现在以下四个层面：</w:t>
      </w:r>
    </w:p>
    <w:p w14:paraId="7DCEF2EF" w14:textId="6B6EAAEF" w:rsidR="003370A5" w:rsidRPr="005A341C" w:rsidRDefault="003370A5" w:rsidP="003370A5">
      <w:pPr>
        <w:spacing w:line="440" w:lineRule="exact"/>
        <w:ind w:firstLineChars="200" w:firstLine="489"/>
        <w:rPr>
          <w:rFonts w:ascii="Times New Roman" w:eastAsia="KaiTi" w:hAnsi="Times New Roman" w:cs="Times New Roman"/>
          <w:b/>
          <w:bCs/>
          <w:color w:val="auto"/>
          <w:sz w:val="24"/>
          <w:szCs w:val="24"/>
        </w:rPr>
      </w:pPr>
      <w:r w:rsidRPr="005A341C">
        <w:rPr>
          <w:rFonts w:ascii="Times New Roman" w:eastAsia="KaiTi" w:hAnsi="Times New Roman" w:cs="Times New Roman"/>
          <w:b/>
          <w:bCs/>
          <w:color w:val="auto"/>
          <w:sz w:val="24"/>
          <w:szCs w:val="24"/>
        </w:rPr>
        <w:t xml:space="preserve">2.1 </w:t>
      </w:r>
      <w:r w:rsidRPr="005A341C">
        <w:rPr>
          <w:rFonts w:ascii="Times New Roman" w:eastAsia="KaiTi" w:hAnsi="Times New Roman" w:cs="Times New Roman" w:hint="eastAsia"/>
          <w:b/>
          <w:bCs/>
          <w:color w:val="auto"/>
          <w:sz w:val="24"/>
          <w:szCs w:val="24"/>
        </w:rPr>
        <w:t>研究</w:t>
      </w:r>
      <w:r w:rsidR="007233BA" w:rsidRPr="005A341C">
        <w:rPr>
          <w:rFonts w:ascii="Times New Roman" w:eastAsia="KaiTi" w:hAnsi="Times New Roman" w:cs="Times New Roman" w:hint="eastAsia"/>
          <w:b/>
          <w:bCs/>
          <w:color w:val="auto"/>
          <w:sz w:val="24"/>
          <w:szCs w:val="24"/>
        </w:rPr>
        <w:t>模式</w:t>
      </w:r>
      <w:r w:rsidRPr="005A341C">
        <w:rPr>
          <w:rFonts w:ascii="Times New Roman" w:eastAsia="KaiTi" w:hAnsi="Times New Roman" w:cs="Times New Roman" w:hint="eastAsia"/>
          <w:b/>
          <w:bCs/>
          <w:color w:val="auto"/>
          <w:sz w:val="24"/>
          <w:szCs w:val="24"/>
        </w:rPr>
        <w:t>的延伸：从</w:t>
      </w:r>
      <w:r w:rsidR="008F2323">
        <w:rPr>
          <w:rFonts w:ascii="Times New Roman" w:eastAsia="KaiTi" w:hAnsi="Times New Roman" w:cs="Times New Roman" w:hint="eastAsia"/>
          <w:b/>
          <w:bCs/>
          <w:color w:val="auto"/>
          <w:sz w:val="24"/>
          <w:szCs w:val="24"/>
        </w:rPr>
        <w:t>总结</w:t>
      </w:r>
      <w:r w:rsidRPr="005A341C">
        <w:rPr>
          <w:rFonts w:ascii="Times New Roman" w:eastAsia="KaiTi" w:hAnsi="Times New Roman" w:cs="Times New Roman" w:hint="eastAsia"/>
          <w:b/>
          <w:bCs/>
          <w:color w:val="auto"/>
          <w:sz w:val="24"/>
          <w:szCs w:val="24"/>
        </w:rPr>
        <w:t>现象规律到队列数据探究</w:t>
      </w:r>
    </w:p>
    <w:p w14:paraId="074ABA6E" w14:textId="0EB6F211" w:rsidR="003370A5" w:rsidRPr="003370A5" w:rsidRDefault="003370A5" w:rsidP="007432F3">
      <w:pPr>
        <w:spacing w:after="120" w:line="440" w:lineRule="exact"/>
        <w:ind w:firstLineChars="200" w:firstLine="480"/>
        <w:rPr>
          <w:rFonts w:ascii="Times New Roman" w:eastAsia="KaiTi" w:hAnsi="Times New Roman" w:cs="Times New Roman"/>
          <w:color w:val="auto"/>
          <w:sz w:val="24"/>
          <w:szCs w:val="24"/>
        </w:rPr>
      </w:pPr>
      <w:r w:rsidRPr="003370A5">
        <w:rPr>
          <w:rFonts w:ascii="Times New Roman" w:eastAsia="KaiTi" w:hAnsi="Times New Roman" w:cs="Times New Roman" w:hint="eastAsia"/>
          <w:color w:val="auto"/>
          <w:sz w:val="24"/>
          <w:szCs w:val="24"/>
        </w:rPr>
        <w:t>博士论文的研究侧重于描述和揭示病毒在宏观环境压力下呈现的流行现象与演化规律。本项目则通过利用独特的免疫缺陷临床队列数据，从源头探索驱动病毒进化的人体免疫机制，将研究从外部关联推向了内部因果。</w:t>
      </w:r>
    </w:p>
    <w:p w14:paraId="58DECE53" w14:textId="77777777" w:rsidR="003370A5" w:rsidRPr="0078391D" w:rsidRDefault="003370A5" w:rsidP="003370A5">
      <w:pPr>
        <w:spacing w:line="440" w:lineRule="exact"/>
        <w:ind w:firstLineChars="200" w:firstLine="489"/>
        <w:rPr>
          <w:rFonts w:ascii="Times New Roman" w:eastAsia="KaiTi" w:hAnsi="Times New Roman" w:cs="Times New Roman"/>
          <w:b/>
          <w:bCs/>
          <w:color w:val="auto"/>
          <w:sz w:val="24"/>
          <w:szCs w:val="24"/>
        </w:rPr>
      </w:pPr>
      <w:r w:rsidRPr="0078391D">
        <w:rPr>
          <w:rFonts w:ascii="Times New Roman" w:eastAsia="KaiTi" w:hAnsi="Times New Roman" w:cs="Times New Roman"/>
          <w:b/>
          <w:bCs/>
          <w:color w:val="auto"/>
          <w:sz w:val="24"/>
          <w:szCs w:val="24"/>
        </w:rPr>
        <w:t xml:space="preserve">2.2 </w:t>
      </w:r>
      <w:r w:rsidRPr="0078391D">
        <w:rPr>
          <w:rFonts w:ascii="Times New Roman" w:eastAsia="KaiTi" w:hAnsi="Times New Roman" w:cs="Times New Roman" w:hint="eastAsia"/>
          <w:b/>
          <w:bCs/>
          <w:color w:val="auto"/>
          <w:sz w:val="24"/>
          <w:szCs w:val="24"/>
        </w:rPr>
        <w:t>研究尺度的延伸：从群体层面到单一宿主内</w:t>
      </w:r>
    </w:p>
    <w:p w14:paraId="769E211D" w14:textId="77777777" w:rsidR="003370A5" w:rsidRPr="003370A5" w:rsidRDefault="003370A5" w:rsidP="007432F3">
      <w:pPr>
        <w:spacing w:after="120" w:line="440" w:lineRule="exact"/>
        <w:ind w:firstLineChars="200" w:firstLine="480"/>
        <w:rPr>
          <w:rFonts w:ascii="Times New Roman" w:eastAsia="KaiTi" w:hAnsi="Times New Roman" w:cs="Times New Roman"/>
          <w:color w:val="auto"/>
          <w:sz w:val="24"/>
          <w:szCs w:val="24"/>
        </w:rPr>
      </w:pPr>
      <w:r w:rsidRPr="003370A5">
        <w:rPr>
          <w:rFonts w:ascii="Times New Roman" w:eastAsia="KaiTi" w:hAnsi="Times New Roman" w:cs="Times New Roman" w:hint="eastAsia"/>
          <w:color w:val="auto"/>
          <w:sz w:val="24"/>
          <w:szCs w:val="24"/>
        </w:rPr>
        <w:t>本项目将研究尺度从博士课题关注的群体层面，精准下沉到宿主内的微观层面。这使得我们能够从观察病毒在不同人群间的传播，转变为解析病毒在单一个体内部的演化历程，实现了研究分辨率的跨越式提升。</w:t>
      </w:r>
    </w:p>
    <w:p w14:paraId="2B694302" w14:textId="77777777" w:rsidR="003370A5" w:rsidRPr="00677A09" w:rsidRDefault="003370A5" w:rsidP="003370A5">
      <w:pPr>
        <w:spacing w:line="440" w:lineRule="exact"/>
        <w:ind w:firstLineChars="200" w:firstLine="489"/>
        <w:rPr>
          <w:rFonts w:ascii="Times New Roman" w:eastAsia="KaiTi" w:hAnsi="Times New Roman" w:cs="Times New Roman"/>
          <w:b/>
          <w:bCs/>
          <w:color w:val="auto"/>
          <w:sz w:val="24"/>
          <w:szCs w:val="24"/>
        </w:rPr>
      </w:pPr>
      <w:r w:rsidRPr="00677A09">
        <w:rPr>
          <w:rFonts w:ascii="Times New Roman" w:eastAsia="KaiTi" w:hAnsi="Times New Roman" w:cs="Times New Roman"/>
          <w:b/>
          <w:bCs/>
          <w:color w:val="auto"/>
          <w:sz w:val="24"/>
          <w:szCs w:val="24"/>
        </w:rPr>
        <w:t xml:space="preserve">2.3 </w:t>
      </w:r>
      <w:r w:rsidRPr="00677A09">
        <w:rPr>
          <w:rFonts w:ascii="Times New Roman" w:eastAsia="KaiTi" w:hAnsi="Times New Roman" w:cs="Times New Roman" w:hint="eastAsia"/>
          <w:b/>
          <w:bCs/>
          <w:color w:val="auto"/>
          <w:sz w:val="24"/>
          <w:szCs w:val="24"/>
        </w:rPr>
        <w:t>驱动力探索的延伸：从外部压力到内在机制</w:t>
      </w:r>
    </w:p>
    <w:p w14:paraId="003C65BE" w14:textId="77777777" w:rsidR="003370A5" w:rsidRPr="003370A5" w:rsidRDefault="003370A5" w:rsidP="007432F3">
      <w:pPr>
        <w:spacing w:after="120" w:line="440" w:lineRule="exact"/>
        <w:ind w:firstLineChars="200" w:firstLine="480"/>
        <w:rPr>
          <w:rFonts w:ascii="Times New Roman" w:eastAsia="KaiTi" w:hAnsi="Times New Roman" w:cs="Times New Roman"/>
          <w:color w:val="auto"/>
          <w:sz w:val="24"/>
          <w:szCs w:val="24"/>
        </w:rPr>
      </w:pPr>
      <w:r w:rsidRPr="003370A5">
        <w:rPr>
          <w:rFonts w:ascii="Times New Roman" w:eastAsia="KaiTi" w:hAnsi="Times New Roman" w:cs="Times New Roman" w:hint="eastAsia"/>
          <w:color w:val="auto"/>
          <w:sz w:val="24"/>
          <w:szCs w:val="24"/>
        </w:rPr>
        <w:t>本项目将研究的驱动力从博士课题关注的外部环境与人群免疫，转向更为根本的宿主内在遗传与先天免疫。通过</w:t>
      </w:r>
      <w:r w:rsidRPr="003370A5">
        <w:rPr>
          <w:rFonts w:ascii="Times New Roman" w:eastAsia="KaiTi" w:hAnsi="Times New Roman" w:cs="Times New Roman"/>
          <w:color w:val="auto"/>
          <w:sz w:val="24"/>
          <w:szCs w:val="24"/>
        </w:rPr>
        <w:t xml:space="preserve"> DOCK8 </w:t>
      </w:r>
      <w:r w:rsidRPr="003370A5">
        <w:rPr>
          <w:rFonts w:ascii="Times New Roman" w:eastAsia="KaiTi" w:hAnsi="Times New Roman" w:cs="Times New Roman" w:hint="eastAsia"/>
          <w:color w:val="auto"/>
          <w:sz w:val="24"/>
          <w:szCs w:val="24"/>
        </w:rPr>
        <w:t>缺陷模型，我们得以剥离复杂的外部因素并放大宿主内进化尺度，直接检验</w:t>
      </w:r>
      <w:r w:rsidRPr="003370A5">
        <w:rPr>
          <w:rFonts w:ascii="Times New Roman" w:eastAsia="KaiTi" w:hAnsi="Times New Roman" w:cs="Times New Roman"/>
          <w:color w:val="auto"/>
          <w:sz w:val="24"/>
          <w:szCs w:val="24"/>
        </w:rPr>
        <w:t xml:space="preserve"> APOBEC3 </w:t>
      </w:r>
      <w:r w:rsidRPr="003370A5">
        <w:rPr>
          <w:rFonts w:ascii="Times New Roman" w:eastAsia="KaiTi" w:hAnsi="Times New Roman" w:cs="Times New Roman" w:hint="eastAsia"/>
          <w:color w:val="auto"/>
          <w:sz w:val="24"/>
          <w:szCs w:val="24"/>
        </w:rPr>
        <w:t>和基因重组等内在分子机制在病毒进化中的独立作用，实现了从相关性描述到因果性探索的深化。</w:t>
      </w:r>
    </w:p>
    <w:p w14:paraId="2817DE7A" w14:textId="2342A3B6" w:rsidR="003370A5" w:rsidRPr="00677A09" w:rsidRDefault="003370A5" w:rsidP="003370A5">
      <w:pPr>
        <w:spacing w:line="440" w:lineRule="exact"/>
        <w:ind w:firstLineChars="200" w:firstLine="489"/>
        <w:rPr>
          <w:rFonts w:ascii="Times New Roman" w:eastAsia="KaiTi" w:hAnsi="Times New Roman" w:cs="Times New Roman"/>
          <w:b/>
          <w:bCs/>
          <w:color w:val="auto"/>
          <w:sz w:val="24"/>
          <w:szCs w:val="24"/>
        </w:rPr>
      </w:pPr>
      <w:r w:rsidRPr="00677A09">
        <w:rPr>
          <w:rFonts w:ascii="Times New Roman" w:eastAsia="KaiTi" w:hAnsi="Times New Roman" w:cs="Times New Roman"/>
          <w:b/>
          <w:bCs/>
          <w:color w:val="auto"/>
          <w:sz w:val="24"/>
          <w:szCs w:val="24"/>
        </w:rPr>
        <w:t xml:space="preserve">2.4 </w:t>
      </w:r>
      <w:r w:rsidRPr="00677A09">
        <w:rPr>
          <w:rFonts w:ascii="Times New Roman" w:eastAsia="KaiTi" w:hAnsi="Times New Roman" w:cs="Times New Roman" w:hint="eastAsia"/>
          <w:b/>
          <w:bCs/>
          <w:color w:val="auto"/>
          <w:sz w:val="24"/>
          <w:szCs w:val="24"/>
        </w:rPr>
        <w:t>方法学体系的延伸：从应用到开创</w:t>
      </w:r>
    </w:p>
    <w:p w14:paraId="6C3E71D3" w14:textId="36BEA77E" w:rsidR="00F52908" w:rsidRDefault="003370A5" w:rsidP="003370A5">
      <w:pPr>
        <w:spacing w:line="440" w:lineRule="exact"/>
        <w:ind w:firstLineChars="200" w:firstLine="480"/>
        <w:rPr>
          <w:rFonts w:ascii="Times New Roman" w:eastAsia="KaiTi" w:hAnsi="Times New Roman" w:cs="Times New Roman"/>
          <w:color w:val="auto"/>
          <w:sz w:val="24"/>
          <w:szCs w:val="24"/>
        </w:rPr>
      </w:pPr>
      <w:r w:rsidRPr="003370A5">
        <w:rPr>
          <w:rFonts w:ascii="Times New Roman" w:eastAsia="KaiTi" w:hAnsi="Times New Roman" w:cs="Times New Roman" w:hint="eastAsia"/>
          <w:color w:val="auto"/>
          <w:sz w:val="24"/>
          <w:szCs w:val="24"/>
        </w:rPr>
        <w:t>博士课题主要应用成熟的系统进化动力学框架分析大规模流行病数据，本项目则致力于开发全新的定量分析框架，以应对高深度、高噪声的宏基因组数据，并建立能够精确解析单倍型动态的数学模型。这代表了从应用现有成熟模型到为解决前沿科学问题而开创新型研究范式的实质性能力拓展。</w:t>
      </w:r>
    </w:p>
    <w:p w14:paraId="1A998FB4" w14:textId="77777777" w:rsidR="003370A5" w:rsidRPr="006E637C" w:rsidRDefault="003370A5" w:rsidP="007C4CC5">
      <w:pPr>
        <w:spacing w:line="440" w:lineRule="exact"/>
        <w:rPr>
          <w:rFonts w:ascii="Times New Roman" w:eastAsia="KaiTi" w:hAnsi="Times New Roman" w:cs="Times New Roman"/>
          <w:color w:val="auto"/>
          <w:sz w:val="24"/>
          <w:szCs w:val="24"/>
        </w:rPr>
      </w:pPr>
    </w:p>
    <w:p w14:paraId="2E5C9000" w14:textId="77777777" w:rsidR="005621D9" w:rsidRPr="006E637C" w:rsidRDefault="00AE4AD1" w:rsidP="003921E1">
      <w:pPr>
        <w:widowControl w:val="0"/>
        <w:kinsoku/>
        <w:autoSpaceDE/>
        <w:autoSpaceDN/>
        <w:spacing w:before="240" w:after="100" w:afterAutospacing="1" w:line="440" w:lineRule="exact"/>
        <w:ind w:firstLineChars="200" w:firstLine="571"/>
        <w:textAlignment w:val="auto"/>
        <w:rPr>
          <w:rFonts w:ascii="Times New Roman" w:eastAsia="KaiTi" w:hAnsi="Times New Roman" w:cs="Times New Roman"/>
          <w:b/>
          <w:bCs/>
          <w:color w:val="0070C0"/>
          <w:sz w:val="28"/>
          <w:szCs w:val="28"/>
        </w:rPr>
      </w:pPr>
      <w:r w:rsidRPr="006E637C">
        <w:rPr>
          <w:rFonts w:ascii="Times New Roman" w:eastAsia="KaiTi" w:hAnsi="Times New Roman" w:cs="Times New Roman"/>
          <w:b/>
          <w:bCs/>
          <w:color w:val="0070C0"/>
          <w:sz w:val="28"/>
          <w:szCs w:val="28"/>
        </w:rPr>
        <w:t>（</w:t>
      </w:r>
      <w:r w:rsidR="006E0834" w:rsidRPr="006E637C">
        <w:rPr>
          <w:rFonts w:ascii="Times New Roman" w:eastAsia="KaiTi" w:hAnsi="Times New Roman" w:cs="Times New Roman"/>
          <w:b/>
          <w:bCs/>
          <w:color w:val="0070C0"/>
          <w:sz w:val="28"/>
          <w:szCs w:val="28"/>
        </w:rPr>
        <w:t>五</w:t>
      </w:r>
      <w:r w:rsidRPr="006E637C">
        <w:rPr>
          <w:rFonts w:ascii="Times New Roman" w:eastAsia="KaiTi" w:hAnsi="Times New Roman" w:cs="Times New Roman"/>
          <w:b/>
          <w:bCs/>
          <w:color w:val="0070C0"/>
          <w:sz w:val="28"/>
          <w:szCs w:val="28"/>
        </w:rPr>
        <w:t>）</w:t>
      </w:r>
      <w:r w:rsidR="005621D9" w:rsidRPr="006E637C">
        <w:rPr>
          <w:rFonts w:ascii="Times New Roman" w:eastAsia="KaiTi" w:hAnsi="Times New Roman" w:cs="Times New Roman"/>
          <w:b/>
          <w:bCs/>
          <w:color w:val="0070C0"/>
          <w:sz w:val="28"/>
          <w:szCs w:val="28"/>
        </w:rPr>
        <w:t>其他</w:t>
      </w:r>
      <w:r w:rsidRPr="006E637C">
        <w:rPr>
          <w:rFonts w:ascii="Times New Roman" w:eastAsia="KaiTi" w:hAnsi="Times New Roman" w:cs="Times New Roman"/>
          <w:b/>
          <w:bCs/>
          <w:color w:val="0070C0"/>
          <w:sz w:val="28"/>
          <w:szCs w:val="28"/>
        </w:rPr>
        <w:t>需要说明的情况</w:t>
      </w:r>
      <w:r w:rsidR="005621D9" w:rsidRPr="006E637C">
        <w:rPr>
          <w:rFonts w:ascii="Times New Roman" w:eastAsia="KaiTi" w:hAnsi="Times New Roman" w:cs="Times New Roman"/>
          <w:b/>
          <w:bCs/>
          <w:color w:val="0070C0"/>
          <w:sz w:val="28"/>
          <w:szCs w:val="28"/>
        </w:rPr>
        <w:t>。</w:t>
      </w:r>
    </w:p>
    <w:p w14:paraId="300D1C0E" w14:textId="128650BB" w:rsidR="00AE4AD1" w:rsidRPr="006E637C" w:rsidRDefault="001A4DBA" w:rsidP="00BB32E7">
      <w:pPr>
        <w:spacing w:line="440" w:lineRule="exact"/>
        <w:ind w:firstLineChars="200" w:firstLine="480"/>
        <w:rPr>
          <w:rFonts w:ascii="Times New Roman" w:eastAsia="KaiTi" w:hAnsi="Times New Roman" w:cs="Times New Roman"/>
          <w:color w:val="auto"/>
          <w:sz w:val="24"/>
          <w:szCs w:val="24"/>
        </w:rPr>
      </w:pPr>
      <w:r w:rsidRPr="006E637C">
        <w:rPr>
          <w:rFonts w:ascii="Times New Roman" w:eastAsia="KaiTi" w:hAnsi="Times New Roman" w:cs="Times New Roman"/>
          <w:color w:val="auto"/>
          <w:sz w:val="24"/>
          <w:szCs w:val="24"/>
        </w:rPr>
        <w:t>暂</w:t>
      </w:r>
      <w:r w:rsidR="0098730E" w:rsidRPr="006E637C">
        <w:rPr>
          <w:rFonts w:ascii="Times New Roman" w:eastAsia="KaiTi" w:hAnsi="Times New Roman" w:cs="Times New Roman"/>
          <w:color w:val="auto"/>
          <w:sz w:val="24"/>
          <w:szCs w:val="24"/>
        </w:rPr>
        <w:t>无</w:t>
      </w:r>
      <w:r w:rsidR="00CE1C86" w:rsidRPr="006E637C">
        <w:rPr>
          <w:rFonts w:ascii="Times New Roman" w:eastAsia="KaiTi" w:hAnsi="Times New Roman" w:cs="Times New Roman"/>
          <w:color w:val="auto"/>
          <w:sz w:val="24"/>
          <w:szCs w:val="24"/>
        </w:rPr>
        <w:t>其他需要说明的情况</w:t>
      </w:r>
      <w:r w:rsidR="0098730E" w:rsidRPr="006E637C">
        <w:rPr>
          <w:rFonts w:ascii="Times New Roman" w:eastAsia="KaiTi" w:hAnsi="Times New Roman" w:cs="Times New Roman"/>
          <w:color w:val="auto"/>
          <w:sz w:val="24"/>
          <w:szCs w:val="24"/>
        </w:rPr>
        <w:t>。</w:t>
      </w:r>
    </w:p>
    <w:p w14:paraId="01FA0694" w14:textId="77777777" w:rsidR="00AE4AD1" w:rsidRPr="003D58BE" w:rsidRDefault="00AE4AD1">
      <w:pPr>
        <w:kinsoku/>
        <w:autoSpaceDE/>
        <w:autoSpaceDN/>
        <w:adjustRightInd/>
        <w:snapToGrid/>
        <w:textAlignment w:val="auto"/>
        <w:rPr>
          <w:rFonts w:ascii="Times New Roman" w:eastAsiaTheme="minorEastAsia" w:hAnsi="Times New Roman" w:cs="Times New Roman"/>
        </w:rPr>
      </w:pPr>
      <w:r w:rsidRPr="003D58BE">
        <w:rPr>
          <w:rFonts w:ascii="Times New Roman" w:eastAsiaTheme="minorEastAsia" w:hAnsi="Times New Roman" w:cs="Times New Roman"/>
        </w:rPr>
        <w:br w:type="page"/>
      </w:r>
    </w:p>
    <w:p w14:paraId="6FDB05CC" w14:textId="1DE6D3CC" w:rsidR="003612D6" w:rsidRPr="007F5E5B" w:rsidRDefault="00AE4AD1" w:rsidP="009E21B0">
      <w:pPr>
        <w:widowControl w:val="0"/>
        <w:kinsoku/>
        <w:autoSpaceDE/>
        <w:autoSpaceDN/>
        <w:spacing w:after="100" w:afterAutospacing="1" w:line="440" w:lineRule="exact"/>
        <w:jc w:val="center"/>
        <w:textAlignment w:val="auto"/>
        <w:rPr>
          <w:rFonts w:ascii="Times New Roman" w:eastAsia="KaiTi" w:hAnsi="Times New Roman" w:cs="Times New Roman"/>
          <w:b/>
          <w:bCs/>
          <w:snapToGrid/>
          <w:kern w:val="2"/>
          <w:sz w:val="32"/>
          <w:szCs w:val="32"/>
        </w:rPr>
      </w:pPr>
      <w:r w:rsidRPr="00C000F7">
        <w:rPr>
          <w:rFonts w:ascii="Times New Roman" w:eastAsia="KaiTi" w:hAnsi="Times New Roman" w:cs="Times New Roman"/>
          <w:b/>
          <w:bCs/>
          <w:snapToGrid/>
          <w:kern w:val="2"/>
          <w:sz w:val="32"/>
          <w:szCs w:val="32"/>
        </w:rPr>
        <w:lastRenderedPageBreak/>
        <w:t>申请人</w:t>
      </w:r>
      <w:r w:rsidR="00A109C0" w:rsidRPr="00C000F7">
        <w:rPr>
          <w:rFonts w:ascii="Times New Roman" w:eastAsia="KaiTi" w:hAnsi="Times New Roman" w:cs="Times New Roman"/>
          <w:b/>
          <w:bCs/>
          <w:snapToGrid/>
          <w:kern w:val="2"/>
          <w:sz w:val="32"/>
          <w:szCs w:val="32"/>
        </w:rPr>
        <w:t>王睿萱</w:t>
      </w:r>
      <w:r w:rsidRPr="00C000F7">
        <w:rPr>
          <w:rFonts w:ascii="Times New Roman" w:eastAsia="KaiTi" w:hAnsi="Times New Roman" w:cs="Times New Roman"/>
          <w:b/>
          <w:bCs/>
          <w:snapToGrid/>
          <w:kern w:val="2"/>
          <w:sz w:val="32"/>
          <w:szCs w:val="32"/>
        </w:rPr>
        <w:t xml:space="preserve"> </w:t>
      </w:r>
      <w:r w:rsidRPr="00C000F7">
        <w:rPr>
          <w:rFonts w:ascii="Times New Roman" w:eastAsia="KaiTi" w:hAnsi="Times New Roman" w:cs="Times New Roman"/>
          <w:b/>
          <w:bCs/>
          <w:snapToGrid/>
          <w:kern w:val="2"/>
          <w:sz w:val="32"/>
          <w:szCs w:val="32"/>
        </w:rPr>
        <w:t>简历</w:t>
      </w:r>
    </w:p>
    <w:p w14:paraId="31AE4369" w14:textId="1CFE807E" w:rsidR="003612D6" w:rsidRPr="00A27B1F" w:rsidRDefault="00A109C0" w:rsidP="00B568BA">
      <w:pPr>
        <w:widowControl w:val="0"/>
        <w:kinsoku/>
        <w:autoSpaceDE/>
        <w:autoSpaceDN/>
        <w:spacing w:after="600" w:line="440" w:lineRule="exact"/>
        <w:jc w:val="center"/>
        <w:textAlignment w:val="auto"/>
        <w:rPr>
          <w:rFonts w:ascii="Times New Roman" w:eastAsia="KaiTi" w:hAnsi="Times New Roman" w:cs="Times New Roman"/>
          <w:snapToGrid/>
          <w:kern w:val="2"/>
          <w:sz w:val="28"/>
          <w:szCs w:val="28"/>
        </w:rPr>
      </w:pPr>
      <w:r w:rsidRPr="00A27B1F">
        <w:rPr>
          <w:rFonts w:ascii="Times New Roman" w:eastAsia="KaiTi" w:hAnsi="Times New Roman" w:cs="Times New Roman"/>
          <w:snapToGrid/>
          <w:kern w:val="2"/>
          <w:sz w:val="28"/>
          <w:szCs w:val="28"/>
        </w:rPr>
        <w:t>香港</w:t>
      </w:r>
      <w:r w:rsidR="00AE4AD1" w:rsidRPr="00A27B1F">
        <w:rPr>
          <w:rFonts w:ascii="Times New Roman" w:eastAsia="KaiTi" w:hAnsi="Times New Roman" w:cs="Times New Roman"/>
          <w:snapToGrid/>
          <w:kern w:val="2"/>
          <w:sz w:val="28"/>
          <w:szCs w:val="28"/>
        </w:rPr>
        <w:t>大学，</w:t>
      </w:r>
      <w:r w:rsidRPr="00A27B1F">
        <w:rPr>
          <w:rFonts w:ascii="Times New Roman" w:eastAsia="KaiTi" w:hAnsi="Times New Roman" w:cs="Times New Roman"/>
          <w:snapToGrid/>
          <w:kern w:val="2"/>
          <w:sz w:val="28"/>
          <w:szCs w:val="28"/>
        </w:rPr>
        <w:t>公共卫生</w:t>
      </w:r>
      <w:r w:rsidR="00AE4AD1" w:rsidRPr="00A27B1F">
        <w:rPr>
          <w:rFonts w:ascii="Times New Roman" w:eastAsia="KaiTi" w:hAnsi="Times New Roman" w:cs="Times New Roman"/>
          <w:snapToGrid/>
          <w:kern w:val="2"/>
          <w:sz w:val="28"/>
          <w:szCs w:val="28"/>
        </w:rPr>
        <w:t>学院，博士生</w:t>
      </w:r>
    </w:p>
    <w:p w14:paraId="055CD66F" w14:textId="77777777" w:rsidR="003612D6" w:rsidRPr="00EF71CB" w:rsidRDefault="00AE4AD1" w:rsidP="001D76FA">
      <w:pPr>
        <w:widowControl w:val="0"/>
        <w:kinsoku/>
        <w:autoSpaceDE/>
        <w:autoSpaceDN/>
        <w:spacing w:after="240" w:line="312" w:lineRule="auto"/>
        <w:jc w:val="both"/>
        <w:textAlignment w:val="auto"/>
        <w:rPr>
          <w:rFonts w:ascii="Times New Roman" w:eastAsia="KaiTi" w:hAnsi="Times New Roman" w:cs="Times New Roman"/>
          <w:snapToGrid/>
          <w:kern w:val="2"/>
          <w:sz w:val="28"/>
          <w:szCs w:val="28"/>
          <w:u w:val="single"/>
        </w:rPr>
      </w:pPr>
      <w:r w:rsidRPr="00EF71CB">
        <w:rPr>
          <w:rFonts w:ascii="Times New Roman" w:eastAsia="KaiTi" w:hAnsi="Times New Roman" w:cs="Times New Roman"/>
          <w:snapToGrid/>
          <w:kern w:val="2"/>
          <w:sz w:val="28"/>
          <w:szCs w:val="28"/>
          <w:u w:val="single"/>
        </w:rPr>
        <w:t>（一）教育经历（从本科开始）；</w:t>
      </w:r>
    </w:p>
    <w:p w14:paraId="559B1825" w14:textId="448A673A" w:rsidR="003612D6" w:rsidRPr="00815B31" w:rsidRDefault="0062098B"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b/>
          <w:bCs/>
          <w:snapToGrid/>
          <w:kern w:val="2"/>
          <w:sz w:val="24"/>
          <w:szCs w:val="24"/>
        </w:rPr>
        <w:t xml:space="preserve">1. </w:t>
      </w:r>
      <w:r w:rsidRPr="00815B31">
        <w:rPr>
          <w:rFonts w:ascii="Times New Roman" w:eastAsia="KaiTi" w:hAnsi="Times New Roman" w:cs="Times New Roman"/>
          <w:b/>
          <w:bCs/>
          <w:snapToGrid/>
          <w:kern w:val="2"/>
          <w:sz w:val="24"/>
          <w:szCs w:val="24"/>
        </w:rPr>
        <w:t>本科教育经历</w:t>
      </w:r>
    </w:p>
    <w:p w14:paraId="3D5D690A" w14:textId="164B29DC" w:rsidR="002A27DC" w:rsidRDefault="00E105B3"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就读院</w:t>
      </w:r>
      <w:r w:rsidR="00CE3BDD">
        <w:rPr>
          <w:rFonts w:ascii="Times New Roman" w:eastAsia="KaiTi" w:hAnsi="Times New Roman" w:cs="Times New Roman" w:hint="eastAsia"/>
          <w:snapToGrid/>
          <w:kern w:val="2"/>
          <w:sz w:val="24"/>
          <w:szCs w:val="24"/>
        </w:rPr>
        <w:t>校</w:t>
      </w:r>
      <w:r>
        <w:rPr>
          <w:rFonts w:ascii="Times New Roman" w:eastAsia="KaiTi" w:hAnsi="Times New Roman" w:cs="Times New Roman" w:hint="eastAsia"/>
          <w:snapToGrid/>
          <w:kern w:val="2"/>
          <w:sz w:val="24"/>
          <w:szCs w:val="24"/>
        </w:rPr>
        <w:t>：四川大学生命科学学院计算生物学交叉试验班</w:t>
      </w:r>
    </w:p>
    <w:p w14:paraId="0E396EB0" w14:textId="3AE031EB" w:rsidR="00B14909" w:rsidRDefault="00B14909"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就读时间：</w:t>
      </w:r>
      <w:r>
        <w:rPr>
          <w:rFonts w:ascii="Times New Roman" w:eastAsia="KaiTi" w:hAnsi="Times New Roman" w:cs="Times New Roman" w:hint="eastAsia"/>
          <w:snapToGrid/>
          <w:kern w:val="2"/>
          <w:sz w:val="24"/>
          <w:szCs w:val="24"/>
        </w:rPr>
        <w:t>2019.09</w:t>
      </w:r>
      <w:r w:rsidRPr="00B14909">
        <w:rPr>
          <w:rFonts w:ascii="Times New Roman" w:eastAsia="KaiTi" w:hAnsi="Times New Roman" w:cs="Times New Roman"/>
          <w:snapToGrid/>
          <w:kern w:val="2"/>
          <w:sz w:val="24"/>
          <w:szCs w:val="24"/>
        </w:rPr>
        <w:t xml:space="preserve"> ~</w:t>
      </w:r>
      <w:r>
        <w:rPr>
          <w:rFonts w:ascii="Times New Roman" w:eastAsia="KaiTi" w:hAnsi="Times New Roman" w:cs="Times New Roman" w:hint="eastAsia"/>
          <w:snapToGrid/>
          <w:kern w:val="2"/>
          <w:sz w:val="24"/>
          <w:szCs w:val="24"/>
        </w:rPr>
        <w:t xml:space="preserve"> 2023.06</w:t>
      </w:r>
    </w:p>
    <w:p w14:paraId="50129938" w14:textId="7040F461" w:rsidR="002550B1" w:rsidRDefault="002550B1"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学位资格：</w:t>
      </w:r>
      <w:r w:rsidR="003458BA">
        <w:rPr>
          <w:rFonts w:ascii="Times New Roman" w:eastAsia="KaiTi" w:hAnsi="Times New Roman" w:cs="Times New Roman" w:hint="eastAsia"/>
          <w:snapToGrid/>
          <w:kern w:val="2"/>
          <w:sz w:val="24"/>
          <w:szCs w:val="24"/>
        </w:rPr>
        <w:t>生命科学</w:t>
      </w:r>
      <w:r>
        <w:rPr>
          <w:rFonts w:ascii="Times New Roman" w:eastAsia="KaiTi" w:hAnsi="Times New Roman" w:cs="Times New Roman" w:hint="eastAsia"/>
          <w:snapToGrid/>
          <w:kern w:val="2"/>
          <w:sz w:val="24"/>
          <w:szCs w:val="24"/>
        </w:rPr>
        <w:t>理学学士学位</w:t>
      </w:r>
      <w:r w:rsidR="003458BA">
        <w:rPr>
          <w:rFonts w:ascii="Times New Roman" w:eastAsia="KaiTi" w:hAnsi="Times New Roman" w:cs="Times New Roman" w:hint="eastAsia"/>
          <w:snapToGrid/>
          <w:kern w:val="2"/>
          <w:sz w:val="24"/>
          <w:szCs w:val="24"/>
        </w:rPr>
        <w:t>，软件工程工学学士学位</w:t>
      </w:r>
    </w:p>
    <w:p w14:paraId="08E6E1FB" w14:textId="77777777" w:rsidR="002A27DC" w:rsidRPr="00A134D9" w:rsidRDefault="002A27DC"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p>
    <w:p w14:paraId="79F2F74F" w14:textId="1B25098C" w:rsidR="0062098B" w:rsidRPr="00815B31" w:rsidRDefault="0062098B"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b/>
          <w:bCs/>
          <w:snapToGrid/>
          <w:kern w:val="2"/>
          <w:sz w:val="24"/>
          <w:szCs w:val="24"/>
        </w:rPr>
        <w:t xml:space="preserve">2. </w:t>
      </w:r>
      <w:r w:rsidR="007F5E5B" w:rsidRPr="00815B31">
        <w:rPr>
          <w:rFonts w:ascii="Times New Roman" w:eastAsia="KaiTi" w:hAnsi="Times New Roman" w:cs="Times New Roman"/>
          <w:b/>
          <w:bCs/>
          <w:snapToGrid/>
          <w:kern w:val="2"/>
          <w:sz w:val="24"/>
          <w:szCs w:val="24"/>
        </w:rPr>
        <w:t>研究生教育经历</w:t>
      </w:r>
      <w:r w:rsidR="00440F84">
        <w:rPr>
          <w:rFonts w:ascii="Times New Roman" w:eastAsia="KaiTi" w:hAnsi="Times New Roman" w:cs="Times New Roman" w:hint="eastAsia"/>
          <w:b/>
          <w:bCs/>
          <w:snapToGrid/>
          <w:kern w:val="2"/>
          <w:sz w:val="24"/>
          <w:szCs w:val="24"/>
        </w:rPr>
        <w:t>（当前</w:t>
      </w:r>
      <w:r w:rsidR="00D44ED4">
        <w:rPr>
          <w:rFonts w:ascii="Times New Roman" w:eastAsia="KaiTi" w:hAnsi="Times New Roman" w:cs="Times New Roman" w:hint="eastAsia"/>
          <w:b/>
          <w:bCs/>
          <w:snapToGrid/>
          <w:kern w:val="2"/>
          <w:sz w:val="24"/>
          <w:szCs w:val="24"/>
        </w:rPr>
        <w:t>教育阶段</w:t>
      </w:r>
      <w:r w:rsidR="00440F84">
        <w:rPr>
          <w:rFonts w:ascii="Times New Roman" w:eastAsia="KaiTi" w:hAnsi="Times New Roman" w:cs="Times New Roman" w:hint="eastAsia"/>
          <w:b/>
          <w:bCs/>
          <w:snapToGrid/>
          <w:kern w:val="2"/>
          <w:sz w:val="24"/>
          <w:szCs w:val="24"/>
        </w:rPr>
        <w:t>）</w:t>
      </w:r>
    </w:p>
    <w:p w14:paraId="47967CB3" w14:textId="0E4D1D65" w:rsidR="002A27DC" w:rsidRDefault="003E4262"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就读院</w:t>
      </w:r>
      <w:r w:rsidR="00CE3BDD">
        <w:rPr>
          <w:rFonts w:ascii="Times New Roman" w:eastAsia="KaiTi" w:hAnsi="Times New Roman" w:cs="Times New Roman" w:hint="eastAsia"/>
          <w:snapToGrid/>
          <w:kern w:val="2"/>
          <w:sz w:val="24"/>
          <w:szCs w:val="24"/>
        </w:rPr>
        <w:t>校</w:t>
      </w:r>
      <w:r>
        <w:rPr>
          <w:rFonts w:ascii="Times New Roman" w:eastAsia="KaiTi" w:hAnsi="Times New Roman" w:cs="Times New Roman" w:hint="eastAsia"/>
          <w:snapToGrid/>
          <w:kern w:val="2"/>
          <w:sz w:val="24"/>
          <w:szCs w:val="24"/>
        </w:rPr>
        <w:t>：香港大学李嘉诚医学院公共卫生学院</w:t>
      </w:r>
    </w:p>
    <w:p w14:paraId="08E2C359" w14:textId="103BE069" w:rsidR="0052492B" w:rsidRDefault="0052492B"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52492B">
        <w:rPr>
          <w:rFonts w:ascii="Times New Roman" w:eastAsia="KaiTi" w:hAnsi="Times New Roman" w:cs="Times New Roman" w:hint="eastAsia"/>
          <w:snapToGrid/>
          <w:kern w:val="2"/>
          <w:sz w:val="24"/>
          <w:szCs w:val="24"/>
        </w:rPr>
        <w:t>就读时间：</w:t>
      </w:r>
      <w:r w:rsidRPr="0052492B">
        <w:rPr>
          <w:rFonts w:ascii="Times New Roman" w:eastAsia="KaiTi" w:hAnsi="Times New Roman" w:cs="Times New Roman"/>
          <w:snapToGrid/>
          <w:kern w:val="2"/>
          <w:sz w:val="24"/>
          <w:szCs w:val="24"/>
        </w:rPr>
        <w:t>20</w:t>
      </w:r>
      <w:r w:rsidR="005E294D">
        <w:rPr>
          <w:rFonts w:ascii="Times New Roman" w:eastAsia="KaiTi" w:hAnsi="Times New Roman" w:cs="Times New Roman" w:hint="eastAsia"/>
          <w:snapToGrid/>
          <w:kern w:val="2"/>
          <w:sz w:val="24"/>
          <w:szCs w:val="24"/>
        </w:rPr>
        <w:t>23</w:t>
      </w:r>
      <w:r w:rsidRPr="0052492B">
        <w:rPr>
          <w:rFonts w:ascii="Times New Roman" w:eastAsia="KaiTi" w:hAnsi="Times New Roman" w:cs="Times New Roman"/>
          <w:snapToGrid/>
          <w:kern w:val="2"/>
          <w:sz w:val="24"/>
          <w:szCs w:val="24"/>
        </w:rPr>
        <w:t xml:space="preserve">.09 ~ </w:t>
      </w:r>
      <w:r w:rsidR="00A53177">
        <w:rPr>
          <w:rFonts w:ascii="Times New Roman" w:eastAsia="KaiTi" w:hAnsi="Times New Roman" w:cs="Times New Roman" w:hint="eastAsia"/>
          <w:snapToGrid/>
          <w:kern w:val="2"/>
          <w:sz w:val="24"/>
          <w:szCs w:val="24"/>
        </w:rPr>
        <w:t>至今</w:t>
      </w:r>
    </w:p>
    <w:p w14:paraId="1149D0A0" w14:textId="31E6CD3F" w:rsidR="00155E7F" w:rsidRDefault="00155E7F"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学位资格</w:t>
      </w:r>
      <w:r w:rsidR="002A4968">
        <w:rPr>
          <w:rFonts w:ascii="Times New Roman" w:eastAsia="KaiTi" w:hAnsi="Times New Roman" w:cs="Times New Roman" w:hint="eastAsia"/>
          <w:snapToGrid/>
          <w:kern w:val="2"/>
          <w:sz w:val="24"/>
          <w:szCs w:val="24"/>
        </w:rPr>
        <w:t>（拟）</w:t>
      </w:r>
      <w:r>
        <w:rPr>
          <w:rFonts w:ascii="Times New Roman" w:eastAsia="KaiTi" w:hAnsi="Times New Roman" w:cs="Times New Roman" w:hint="eastAsia"/>
          <w:snapToGrid/>
          <w:kern w:val="2"/>
          <w:sz w:val="24"/>
          <w:szCs w:val="24"/>
        </w:rPr>
        <w:t>：</w:t>
      </w:r>
      <w:r w:rsidR="002A4968">
        <w:rPr>
          <w:rFonts w:ascii="Times New Roman" w:eastAsia="KaiTi" w:hAnsi="Times New Roman" w:cs="Times New Roman" w:hint="eastAsia"/>
          <w:snapToGrid/>
          <w:kern w:val="2"/>
          <w:sz w:val="24"/>
          <w:szCs w:val="24"/>
        </w:rPr>
        <w:t>公共卫生哲学博士学位</w:t>
      </w:r>
    </w:p>
    <w:p w14:paraId="46533A34" w14:textId="77777777" w:rsidR="007F5E5B" w:rsidRPr="00155E7F" w:rsidRDefault="007F5E5B"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p>
    <w:p w14:paraId="39FA29A5" w14:textId="77777777" w:rsidR="003612D6" w:rsidRPr="00EF71CB" w:rsidRDefault="00AE4AD1" w:rsidP="001D76FA">
      <w:pPr>
        <w:widowControl w:val="0"/>
        <w:kinsoku/>
        <w:autoSpaceDE/>
        <w:autoSpaceDN/>
        <w:spacing w:after="360" w:line="312" w:lineRule="auto"/>
        <w:jc w:val="both"/>
        <w:textAlignment w:val="auto"/>
        <w:rPr>
          <w:rFonts w:ascii="Times New Roman" w:eastAsia="KaiTi" w:hAnsi="Times New Roman" w:cs="Times New Roman"/>
          <w:snapToGrid/>
          <w:kern w:val="2"/>
          <w:sz w:val="28"/>
          <w:szCs w:val="28"/>
          <w:u w:val="single"/>
        </w:rPr>
      </w:pPr>
      <w:r w:rsidRPr="00EF71CB">
        <w:rPr>
          <w:rFonts w:ascii="Times New Roman" w:eastAsia="KaiTi" w:hAnsi="Times New Roman" w:cs="Times New Roman"/>
          <w:snapToGrid/>
          <w:kern w:val="2"/>
          <w:sz w:val="28"/>
          <w:szCs w:val="28"/>
          <w:u w:val="single"/>
        </w:rPr>
        <w:t>（二）曾参与的</w:t>
      </w:r>
      <w:r w:rsidR="006E0834" w:rsidRPr="00EF71CB">
        <w:rPr>
          <w:rFonts w:ascii="Times New Roman" w:eastAsia="KaiTi" w:hAnsi="Times New Roman" w:cs="Times New Roman"/>
          <w:snapToGrid/>
          <w:kern w:val="2"/>
          <w:sz w:val="28"/>
          <w:szCs w:val="28"/>
          <w:u w:val="single"/>
        </w:rPr>
        <w:t>科研项目或</w:t>
      </w:r>
      <w:r w:rsidRPr="00EF71CB">
        <w:rPr>
          <w:rFonts w:ascii="Times New Roman" w:eastAsia="KaiTi" w:hAnsi="Times New Roman" w:cs="Times New Roman"/>
          <w:snapToGrid/>
          <w:kern w:val="2"/>
          <w:sz w:val="28"/>
          <w:szCs w:val="28"/>
          <w:u w:val="single"/>
        </w:rPr>
        <w:t>科技活动；</w:t>
      </w:r>
    </w:p>
    <w:p w14:paraId="12F2D739" w14:textId="77777777" w:rsidR="002E46B6" w:rsidRPr="00815B31" w:rsidRDefault="00A134D9" w:rsidP="001D76FA">
      <w:pPr>
        <w:widowControl w:val="0"/>
        <w:kinsoku/>
        <w:autoSpaceDE/>
        <w:autoSpaceDN/>
        <w:spacing w:after="120" w:line="312" w:lineRule="auto"/>
        <w:jc w:val="both"/>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hint="eastAsia"/>
          <w:b/>
          <w:bCs/>
          <w:snapToGrid/>
          <w:kern w:val="2"/>
          <w:sz w:val="24"/>
          <w:szCs w:val="24"/>
        </w:rPr>
        <w:t xml:space="preserve">1. </w:t>
      </w:r>
      <w:r w:rsidRPr="00815B31">
        <w:rPr>
          <w:rFonts w:ascii="Times New Roman" w:eastAsia="KaiTi" w:hAnsi="Times New Roman" w:cs="Times New Roman" w:hint="eastAsia"/>
          <w:b/>
          <w:bCs/>
          <w:snapToGrid/>
          <w:kern w:val="2"/>
          <w:sz w:val="24"/>
          <w:szCs w:val="24"/>
        </w:rPr>
        <w:t>本科</w:t>
      </w:r>
      <w:r w:rsidR="0075478C" w:rsidRPr="00815B31">
        <w:rPr>
          <w:rFonts w:ascii="Times New Roman" w:eastAsia="KaiTi" w:hAnsi="Times New Roman" w:cs="Times New Roman" w:hint="eastAsia"/>
          <w:b/>
          <w:bCs/>
          <w:snapToGrid/>
          <w:kern w:val="2"/>
          <w:sz w:val="24"/>
          <w:szCs w:val="24"/>
        </w:rPr>
        <w:t>期间</w:t>
      </w:r>
      <w:r w:rsidRPr="00815B31">
        <w:rPr>
          <w:rFonts w:ascii="Times New Roman" w:eastAsia="KaiTi" w:hAnsi="Times New Roman" w:cs="Times New Roman" w:hint="eastAsia"/>
          <w:b/>
          <w:bCs/>
          <w:snapToGrid/>
          <w:kern w:val="2"/>
          <w:sz w:val="24"/>
          <w:szCs w:val="24"/>
        </w:rPr>
        <w:t>科研项目</w:t>
      </w:r>
    </w:p>
    <w:p w14:paraId="19D35680" w14:textId="77777777" w:rsidR="002E46B6" w:rsidRPr="00B62E7D" w:rsidRDefault="00136CB6"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B62E7D">
        <w:rPr>
          <w:rFonts w:ascii="Times New Roman" w:eastAsia="KaiTi" w:hAnsi="Times New Roman" w:cs="Times New Roman" w:hint="eastAsia"/>
          <w:b/>
          <w:bCs/>
          <w:snapToGrid/>
          <w:kern w:val="2"/>
          <w:sz w:val="24"/>
          <w:szCs w:val="24"/>
        </w:rPr>
        <w:t>大创项目</w:t>
      </w:r>
      <w:r w:rsidR="002E46B6" w:rsidRPr="00B62E7D">
        <w:rPr>
          <w:rFonts w:ascii="Times New Roman" w:eastAsia="KaiTi" w:hAnsi="Times New Roman" w:cs="Times New Roman" w:hint="eastAsia"/>
          <w:b/>
          <w:bCs/>
          <w:snapToGrid/>
          <w:kern w:val="2"/>
          <w:sz w:val="24"/>
          <w:szCs w:val="24"/>
        </w:rPr>
        <w:t>：</w:t>
      </w:r>
      <w:r w:rsidRPr="00B62E7D">
        <w:rPr>
          <w:rFonts w:ascii="Times New Roman" w:eastAsia="KaiTi" w:hAnsi="Times New Roman" w:cs="Times New Roman" w:hint="eastAsia"/>
          <w:b/>
          <w:bCs/>
          <w:snapToGrid/>
          <w:kern w:val="2"/>
          <w:sz w:val="24"/>
          <w:szCs w:val="24"/>
        </w:rPr>
        <w:t>苦荞黄酮合成和干旱胁迫应答相关的</w:t>
      </w:r>
      <w:r w:rsidRPr="00B62E7D">
        <w:rPr>
          <w:rFonts w:ascii="Times New Roman" w:eastAsia="KaiTi" w:hAnsi="Times New Roman" w:cs="Times New Roman"/>
          <w:b/>
          <w:bCs/>
          <w:snapToGrid/>
          <w:kern w:val="2"/>
          <w:sz w:val="24"/>
          <w:szCs w:val="24"/>
        </w:rPr>
        <w:t>MYB</w:t>
      </w:r>
      <w:r w:rsidRPr="00B62E7D">
        <w:rPr>
          <w:rFonts w:ascii="Times New Roman" w:eastAsia="KaiTi" w:hAnsi="Times New Roman" w:cs="Times New Roman" w:hint="eastAsia"/>
          <w:b/>
          <w:bCs/>
          <w:snapToGrid/>
          <w:kern w:val="2"/>
          <w:sz w:val="24"/>
          <w:szCs w:val="24"/>
        </w:rPr>
        <w:t>转录因子研究</w:t>
      </w:r>
    </w:p>
    <w:p w14:paraId="04DF37D3" w14:textId="41278D8C" w:rsidR="00136CB6" w:rsidRPr="00136CB6" w:rsidRDefault="00F125A2"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开展时间：</w:t>
      </w:r>
      <w:r w:rsidR="00136CB6" w:rsidRPr="00136CB6">
        <w:rPr>
          <w:rFonts w:ascii="Times New Roman" w:eastAsia="KaiTi" w:hAnsi="Times New Roman" w:cs="Times New Roman"/>
          <w:snapToGrid/>
          <w:kern w:val="2"/>
          <w:sz w:val="24"/>
          <w:szCs w:val="24"/>
        </w:rPr>
        <w:t>2019.11 ~ 2021.0</w:t>
      </w:r>
      <w:r w:rsidR="00B515A7">
        <w:rPr>
          <w:rFonts w:ascii="Times New Roman" w:eastAsia="KaiTi" w:hAnsi="Times New Roman" w:cs="Times New Roman" w:hint="eastAsia"/>
          <w:snapToGrid/>
          <w:kern w:val="2"/>
          <w:sz w:val="24"/>
          <w:szCs w:val="24"/>
        </w:rPr>
        <w:t>4</w:t>
      </w:r>
    </w:p>
    <w:p w14:paraId="026D3A07" w14:textId="1945233F" w:rsidR="00136CB6" w:rsidRPr="00136CB6" w:rsidRDefault="00136CB6" w:rsidP="001D76FA">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136CB6">
        <w:rPr>
          <w:rFonts w:ascii="Times New Roman" w:eastAsia="KaiTi" w:hAnsi="Times New Roman" w:cs="Times New Roman" w:hint="eastAsia"/>
          <w:snapToGrid/>
          <w:kern w:val="2"/>
          <w:sz w:val="24"/>
          <w:szCs w:val="24"/>
        </w:rPr>
        <w:t>项目</w:t>
      </w:r>
      <w:r w:rsidR="00905085">
        <w:rPr>
          <w:rFonts w:ascii="Times New Roman" w:eastAsia="KaiTi" w:hAnsi="Times New Roman" w:cs="Times New Roman" w:hint="eastAsia"/>
          <w:snapToGrid/>
          <w:kern w:val="2"/>
          <w:sz w:val="24"/>
          <w:szCs w:val="24"/>
        </w:rPr>
        <w:t>概述</w:t>
      </w:r>
      <w:r w:rsidRPr="00136CB6">
        <w:rPr>
          <w:rFonts w:ascii="Times New Roman" w:eastAsia="KaiTi" w:hAnsi="Times New Roman" w:cs="Times New Roman" w:hint="eastAsia"/>
          <w:snapToGrid/>
          <w:kern w:val="2"/>
          <w:sz w:val="24"/>
          <w:szCs w:val="24"/>
        </w:rPr>
        <w:t>：</w:t>
      </w:r>
      <w:r w:rsidRPr="00136CB6">
        <w:rPr>
          <w:rFonts w:ascii="Times New Roman" w:eastAsia="KaiTi" w:hAnsi="Times New Roman" w:cs="Times New Roman"/>
          <w:snapToGrid/>
          <w:kern w:val="2"/>
          <w:sz w:val="24"/>
          <w:szCs w:val="24"/>
        </w:rPr>
        <w:t>MYB</w:t>
      </w:r>
      <w:r w:rsidRPr="00136CB6">
        <w:rPr>
          <w:rFonts w:ascii="Times New Roman" w:eastAsia="KaiTi" w:hAnsi="Times New Roman" w:cs="Times New Roman" w:hint="eastAsia"/>
          <w:snapToGrid/>
          <w:kern w:val="2"/>
          <w:sz w:val="24"/>
          <w:szCs w:val="24"/>
        </w:rPr>
        <w:t>转录因子对植物生长发育有重要调控作用，本项目筛选苦荞与干旱胁迫应答和黄酮类化合物合成相关的</w:t>
      </w:r>
      <w:r w:rsidRPr="00136CB6">
        <w:rPr>
          <w:rFonts w:ascii="Times New Roman" w:eastAsia="KaiTi" w:hAnsi="Times New Roman" w:cs="Times New Roman"/>
          <w:snapToGrid/>
          <w:kern w:val="2"/>
          <w:sz w:val="24"/>
          <w:szCs w:val="24"/>
        </w:rPr>
        <w:t>MYB</w:t>
      </w:r>
      <w:r w:rsidRPr="00136CB6">
        <w:rPr>
          <w:rFonts w:ascii="Times New Roman" w:eastAsia="KaiTi" w:hAnsi="Times New Roman" w:cs="Times New Roman" w:hint="eastAsia"/>
          <w:snapToGrid/>
          <w:kern w:val="2"/>
          <w:sz w:val="24"/>
          <w:szCs w:val="24"/>
        </w:rPr>
        <w:t>转录因子，通过基因表达分析和遗传转化研究其功能，对高抗旱高营养的苦荞育种有重要指导意义</w:t>
      </w:r>
      <w:r w:rsidR="008940A1">
        <w:rPr>
          <w:rFonts w:ascii="Times New Roman" w:eastAsia="KaiTi" w:hAnsi="Times New Roman" w:cs="Times New Roman" w:hint="eastAsia"/>
          <w:snapToGrid/>
          <w:kern w:val="2"/>
          <w:sz w:val="24"/>
          <w:szCs w:val="24"/>
        </w:rPr>
        <w:t>。</w:t>
      </w:r>
    </w:p>
    <w:p w14:paraId="26A1CF70" w14:textId="11053201" w:rsidR="006036ED" w:rsidRPr="00B62E7D" w:rsidRDefault="00136CB6"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B62E7D">
        <w:rPr>
          <w:rFonts w:ascii="Times New Roman" w:eastAsia="KaiTi" w:hAnsi="Times New Roman" w:cs="Times New Roman" w:hint="eastAsia"/>
          <w:b/>
          <w:bCs/>
          <w:snapToGrid/>
          <w:kern w:val="2"/>
          <w:sz w:val="24"/>
          <w:szCs w:val="24"/>
        </w:rPr>
        <w:t>大创项目</w:t>
      </w:r>
      <w:r w:rsidR="006036ED" w:rsidRPr="00B62E7D">
        <w:rPr>
          <w:rFonts w:ascii="Times New Roman" w:eastAsia="KaiTi" w:hAnsi="Times New Roman" w:cs="Times New Roman" w:hint="eastAsia"/>
          <w:b/>
          <w:bCs/>
          <w:snapToGrid/>
          <w:kern w:val="2"/>
          <w:sz w:val="24"/>
          <w:szCs w:val="24"/>
        </w:rPr>
        <w:t>：</w:t>
      </w:r>
      <w:r w:rsidRPr="00B62E7D">
        <w:rPr>
          <w:rFonts w:ascii="Times New Roman" w:eastAsia="KaiTi" w:hAnsi="Times New Roman" w:cs="Times New Roman" w:hint="eastAsia"/>
          <w:b/>
          <w:bCs/>
          <w:snapToGrid/>
          <w:kern w:val="2"/>
          <w:sz w:val="24"/>
          <w:szCs w:val="24"/>
        </w:rPr>
        <w:t>基于层次注意力网络模型的深度学习算法对沙门氏菌耐药性的预测</w:t>
      </w:r>
    </w:p>
    <w:p w14:paraId="4F32EFD9" w14:textId="417151EF" w:rsidR="00136CB6" w:rsidRPr="00136CB6" w:rsidRDefault="00F125A2"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开展时间：</w:t>
      </w:r>
      <w:r w:rsidR="00136CB6" w:rsidRPr="00136CB6">
        <w:rPr>
          <w:rFonts w:ascii="Times New Roman" w:eastAsia="KaiTi" w:hAnsi="Times New Roman" w:cs="Times New Roman"/>
          <w:snapToGrid/>
          <w:kern w:val="2"/>
          <w:sz w:val="24"/>
          <w:szCs w:val="24"/>
        </w:rPr>
        <w:t>2021.09 ~ 2022.1</w:t>
      </w:r>
      <w:r w:rsidR="00301780">
        <w:rPr>
          <w:rFonts w:ascii="Times New Roman" w:eastAsia="KaiTi" w:hAnsi="Times New Roman" w:cs="Times New Roman" w:hint="eastAsia"/>
          <w:snapToGrid/>
          <w:kern w:val="2"/>
          <w:sz w:val="24"/>
          <w:szCs w:val="24"/>
        </w:rPr>
        <w:t>0</w:t>
      </w:r>
    </w:p>
    <w:p w14:paraId="70282754" w14:textId="0A8C07A8" w:rsidR="00136CB6" w:rsidRDefault="00136CB6" w:rsidP="001D76FA">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136CB6">
        <w:rPr>
          <w:rFonts w:ascii="Times New Roman" w:eastAsia="KaiTi" w:hAnsi="Times New Roman" w:cs="Times New Roman" w:hint="eastAsia"/>
          <w:snapToGrid/>
          <w:kern w:val="2"/>
          <w:sz w:val="24"/>
          <w:szCs w:val="24"/>
        </w:rPr>
        <w:t>项目</w:t>
      </w:r>
      <w:r w:rsidR="00905085">
        <w:rPr>
          <w:rFonts w:ascii="Times New Roman" w:eastAsia="KaiTi" w:hAnsi="Times New Roman" w:cs="Times New Roman" w:hint="eastAsia"/>
          <w:snapToGrid/>
          <w:kern w:val="2"/>
          <w:sz w:val="24"/>
          <w:szCs w:val="24"/>
        </w:rPr>
        <w:t>概述</w:t>
      </w:r>
      <w:r w:rsidRPr="00136CB6">
        <w:rPr>
          <w:rFonts w:ascii="Times New Roman" w:eastAsia="KaiTi" w:hAnsi="Times New Roman" w:cs="Times New Roman" w:hint="eastAsia"/>
          <w:snapToGrid/>
          <w:kern w:val="2"/>
          <w:sz w:val="24"/>
          <w:szCs w:val="24"/>
        </w:rPr>
        <w:t>：沙门氏菌是一类危害极大的致病菌，其防治工作一直是研究重点，层次注意力网络模型具有高准确高并行等优点，本项目</w:t>
      </w:r>
      <w:r w:rsidR="002E46B6">
        <w:rPr>
          <w:rFonts w:ascii="Times New Roman" w:eastAsia="KaiTi" w:hAnsi="Times New Roman" w:cs="Times New Roman" w:hint="eastAsia"/>
          <w:snapToGrid/>
          <w:kern w:val="2"/>
          <w:sz w:val="24"/>
          <w:szCs w:val="24"/>
        </w:rPr>
        <w:t>以</w:t>
      </w:r>
      <w:r w:rsidR="004C0B64" w:rsidRPr="004C0B64">
        <w:rPr>
          <w:rFonts w:ascii="Times New Roman" w:eastAsia="KaiTi" w:hAnsi="Times New Roman" w:cs="Times New Roman" w:hint="eastAsia"/>
          <w:snapToGrid/>
          <w:kern w:val="2"/>
          <w:sz w:val="24"/>
          <w:szCs w:val="24"/>
        </w:rPr>
        <w:t>全基因组测序</w:t>
      </w:r>
      <w:r w:rsidR="002E46B6">
        <w:rPr>
          <w:rFonts w:ascii="Times New Roman" w:eastAsia="KaiTi" w:hAnsi="Times New Roman" w:cs="Times New Roman" w:hint="eastAsia"/>
          <w:snapToGrid/>
          <w:kern w:val="2"/>
          <w:sz w:val="24"/>
          <w:szCs w:val="24"/>
        </w:rPr>
        <w:t>数据为基础</w:t>
      </w:r>
      <w:r w:rsidR="004C0B64" w:rsidRPr="004C0B64">
        <w:rPr>
          <w:rFonts w:ascii="Times New Roman" w:eastAsia="KaiTi" w:hAnsi="Times New Roman" w:cs="Times New Roman" w:hint="eastAsia"/>
          <w:snapToGrid/>
          <w:kern w:val="2"/>
          <w:sz w:val="24"/>
          <w:szCs w:val="24"/>
        </w:rPr>
        <w:t>，</w:t>
      </w:r>
      <w:r w:rsidRPr="00136CB6">
        <w:rPr>
          <w:rFonts w:ascii="Times New Roman" w:eastAsia="KaiTi" w:hAnsi="Times New Roman" w:cs="Times New Roman" w:hint="eastAsia"/>
          <w:snapToGrid/>
          <w:kern w:val="2"/>
          <w:sz w:val="24"/>
          <w:szCs w:val="24"/>
        </w:rPr>
        <w:t>对基于层次注意力网络深度学习模型的沙门氏菌耐药性检测算法展开研究</w:t>
      </w:r>
      <w:r w:rsidR="007626C1">
        <w:rPr>
          <w:rFonts w:ascii="Times New Roman" w:eastAsia="KaiTi" w:hAnsi="Times New Roman" w:cs="Times New Roman" w:hint="eastAsia"/>
          <w:snapToGrid/>
          <w:kern w:val="2"/>
          <w:sz w:val="24"/>
          <w:szCs w:val="24"/>
        </w:rPr>
        <w:t>，</w:t>
      </w:r>
      <w:r w:rsidR="008940A1">
        <w:rPr>
          <w:rFonts w:ascii="Times New Roman" w:eastAsia="KaiTi" w:hAnsi="Times New Roman" w:cs="Times New Roman" w:hint="eastAsia"/>
          <w:snapToGrid/>
          <w:kern w:val="2"/>
          <w:sz w:val="24"/>
          <w:szCs w:val="24"/>
        </w:rPr>
        <w:t>最终成功</w:t>
      </w:r>
      <w:r w:rsidR="007626C1" w:rsidRPr="007626C1">
        <w:rPr>
          <w:rFonts w:ascii="Times New Roman" w:eastAsia="KaiTi" w:hAnsi="Times New Roman" w:cs="Times New Roman" w:hint="eastAsia"/>
          <w:snapToGrid/>
          <w:kern w:val="2"/>
          <w:sz w:val="24"/>
          <w:szCs w:val="24"/>
        </w:rPr>
        <w:t>建立了基于机器学习自然语言处理层次注意力神经网络模型挖掘性状关联变异位点（如</w:t>
      </w:r>
      <w:r w:rsidR="008940A1">
        <w:rPr>
          <w:rFonts w:ascii="Times New Roman" w:eastAsia="KaiTi" w:hAnsi="Times New Roman" w:cs="Times New Roman" w:hint="eastAsia"/>
          <w:snapToGrid/>
          <w:kern w:val="2"/>
          <w:sz w:val="24"/>
          <w:szCs w:val="24"/>
        </w:rPr>
        <w:t>潜在</w:t>
      </w:r>
      <w:r w:rsidR="007626C1" w:rsidRPr="007626C1">
        <w:rPr>
          <w:rFonts w:ascii="Times New Roman" w:eastAsia="KaiTi" w:hAnsi="Times New Roman" w:cs="Times New Roman" w:hint="eastAsia"/>
          <w:snapToGrid/>
          <w:kern w:val="2"/>
          <w:sz w:val="24"/>
          <w:szCs w:val="24"/>
        </w:rPr>
        <w:t>耐药位点）的方法</w:t>
      </w:r>
      <w:r w:rsidR="008940A1">
        <w:rPr>
          <w:rFonts w:ascii="Times New Roman" w:eastAsia="KaiTi" w:hAnsi="Times New Roman" w:cs="Times New Roman" w:hint="eastAsia"/>
          <w:snapToGrid/>
          <w:kern w:val="2"/>
          <w:sz w:val="24"/>
          <w:szCs w:val="24"/>
        </w:rPr>
        <w:t>。</w:t>
      </w:r>
    </w:p>
    <w:p w14:paraId="50BA5E3C" w14:textId="5D5F7714" w:rsidR="008B4DCD" w:rsidRPr="00526A15" w:rsidRDefault="00FA421E"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526A15">
        <w:rPr>
          <w:rFonts w:ascii="Times New Roman" w:eastAsia="KaiTi" w:hAnsi="Times New Roman" w:cs="Times New Roman" w:hint="eastAsia"/>
          <w:b/>
          <w:bCs/>
          <w:snapToGrid/>
          <w:kern w:val="2"/>
          <w:sz w:val="24"/>
          <w:szCs w:val="24"/>
        </w:rPr>
        <w:t>科研训练：</w:t>
      </w:r>
      <w:r w:rsidR="00526A15" w:rsidRPr="00526A15">
        <w:rPr>
          <w:rFonts w:ascii="Times New Roman" w:eastAsia="KaiTi" w:hAnsi="Times New Roman" w:cs="Times New Roman" w:hint="eastAsia"/>
          <w:b/>
          <w:bCs/>
          <w:snapToGrid/>
          <w:kern w:val="2"/>
          <w:sz w:val="24"/>
          <w:szCs w:val="24"/>
        </w:rPr>
        <w:t>中国流行结核分枝杆菌在全球的起源、传播与共同进化的研究</w:t>
      </w:r>
    </w:p>
    <w:p w14:paraId="26AB200A" w14:textId="719C7E8B" w:rsidR="00FA421E" w:rsidRDefault="00526A15"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开展时间：</w:t>
      </w:r>
      <w:r>
        <w:rPr>
          <w:rFonts w:ascii="Times New Roman" w:eastAsia="KaiTi" w:hAnsi="Times New Roman" w:cs="Times New Roman" w:hint="eastAsia"/>
          <w:snapToGrid/>
          <w:kern w:val="2"/>
          <w:sz w:val="24"/>
          <w:szCs w:val="24"/>
        </w:rPr>
        <w:t>2022.</w:t>
      </w:r>
      <w:r w:rsidR="008B0F16">
        <w:rPr>
          <w:rFonts w:ascii="Times New Roman" w:eastAsia="KaiTi" w:hAnsi="Times New Roman" w:cs="Times New Roman" w:hint="eastAsia"/>
          <w:snapToGrid/>
          <w:kern w:val="2"/>
          <w:sz w:val="24"/>
          <w:szCs w:val="24"/>
        </w:rPr>
        <w:t>0</w:t>
      </w:r>
      <w:r w:rsidR="009F4D26">
        <w:rPr>
          <w:rFonts w:ascii="Times New Roman" w:eastAsia="KaiTi" w:hAnsi="Times New Roman" w:cs="Times New Roman" w:hint="eastAsia"/>
          <w:snapToGrid/>
          <w:kern w:val="2"/>
          <w:sz w:val="24"/>
          <w:szCs w:val="24"/>
        </w:rPr>
        <w:t>6</w:t>
      </w:r>
      <w:r w:rsidR="008B0F16" w:rsidRPr="008B0F16">
        <w:rPr>
          <w:rFonts w:ascii="Times New Roman" w:eastAsia="KaiTi" w:hAnsi="Times New Roman" w:cs="Times New Roman"/>
          <w:snapToGrid/>
          <w:kern w:val="2"/>
          <w:sz w:val="24"/>
          <w:szCs w:val="24"/>
        </w:rPr>
        <w:t xml:space="preserve"> ~ 202</w:t>
      </w:r>
      <w:r w:rsidR="008B0F16">
        <w:rPr>
          <w:rFonts w:ascii="Times New Roman" w:eastAsia="KaiTi" w:hAnsi="Times New Roman" w:cs="Times New Roman" w:hint="eastAsia"/>
          <w:snapToGrid/>
          <w:kern w:val="2"/>
          <w:sz w:val="24"/>
          <w:szCs w:val="24"/>
        </w:rPr>
        <w:t>3</w:t>
      </w:r>
      <w:r w:rsidR="008B0F16" w:rsidRPr="008B0F16">
        <w:rPr>
          <w:rFonts w:ascii="Times New Roman" w:eastAsia="KaiTi" w:hAnsi="Times New Roman" w:cs="Times New Roman"/>
          <w:snapToGrid/>
          <w:kern w:val="2"/>
          <w:sz w:val="24"/>
          <w:szCs w:val="24"/>
        </w:rPr>
        <w:t>.</w:t>
      </w:r>
      <w:r w:rsidR="008B0F16">
        <w:rPr>
          <w:rFonts w:ascii="Times New Roman" w:eastAsia="KaiTi" w:hAnsi="Times New Roman" w:cs="Times New Roman" w:hint="eastAsia"/>
          <w:snapToGrid/>
          <w:kern w:val="2"/>
          <w:sz w:val="24"/>
          <w:szCs w:val="24"/>
        </w:rPr>
        <w:t>08</w:t>
      </w:r>
    </w:p>
    <w:p w14:paraId="3F3F1CD9" w14:textId="639EAE6C" w:rsidR="00A612FE" w:rsidRPr="00136CB6" w:rsidRDefault="00A612FE" w:rsidP="001D76FA">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lastRenderedPageBreak/>
        <w:t>项目概述：</w:t>
      </w:r>
      <w:r w:rsidR="00AE3145" w:rsidRPr="00AE3145">
        <w:rPr>
          <w:rFonts w:ascii="Times New Roman" w:eastAsia="KaiTi" w:hAnsi="Times New Roman" w:cs="Times New Roman" w:hint="eastAsia"/>
          <w:snapToGrid/>
          <w:kern w:val="2"/>
          <w:sz w:val="24"/>
          <w:szCs w:val="24"/>
        </w:rPr>
        <w:t>结核病是严重威胁中国公共卫生的传染病，但对国内主要流行菌株的历史演化规律及本地适应性进化缺乏系统认知。本研究旨在揭示中国主要结核菌群在全球的起源、传播与演化规律，探究其与中国人群的共同进化及其对人群免疫的影响。此研究将填补东亚地区结核病演化研究的空白，为理解并防控结核病等全球性传染病病原体的传播和演化提供新的视角与理论依据。</w:t>
      </w:r>
    </w:p>
    <w:p w14:paraId="2A2AAE15" w14:textId="04064B62" w:rsidR="00A134D9" w:rsidRPr="00B62E7D" w:rsidRDefault="00074642"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B62E7D">
        <w:rPr>
          <w:rFonts w:ascii="Times New Roman" w:eastAsia="KaiTi" w:hAnsi="Times New Roman" w:cs="Times New Roman" w:hint="eastAsia"/>
          <w:b/>
          <w:bCs/>
          <w:snapToGrid/>
          <w:kern w:val="2"/>
          <w:sz w:val="24"/>
          <w:szCs w:val="24"/>
        </w:rPr>
        <w:t>毕业设计：</w:t>
      </w:r>
      <w:r w:rsidR="009560EE" w:rsidRPr="00B62E7D">
        <w:rPr>
          <w:rFonts w:ascii="Times New Roman" w:eastAsia="KaiTi" w:hAnsi="Times New Roman" w:cs="Times New Roman" w:hint="eastAsia"/>
          <w:b/>
          <w:bCs/>
          <w:snapToGrid/>
          <w:kern w:val="2"/>
          <w:sz w:val="24"/>
          <w:szCs w:val="24"/>
        </w:rPr>
        <w:t>基于</w:t>
      </w:r>
      <w:r w:rsidR="009560EE" w:rsidRPr="00B62E7D">
        <w:rPr>
          <w:rFonts w:ascii="Times New Roman" w:eastAsia="KaiTi" w:hAnsi="Times New Roman" w:cs="Times New Roman"/>
          <w:b/>
          <w:bCs/>
          <w:snapToGrid/>
          <w:kern w:val="2"/>
          <w:sz w:val="24"/>
          <w:szCs w:val="24"/>
        </w:rPr>
        <w:t>16S rRNA</w:t>
      </w:r>
      <w:r w:rsidR="009560EE" w:rsidRPr="00B62E7D">
        <w:rPr>
          <w:rFonts w:ascii="Times New Roman" w:eastAsia="KaiTi" w:hAnsi="Times New Roman" w:cs="Times New Roman" w:hint="eastAsia"/>
          <w:b/>
          <w:bCs/>
          <w:snapToGrid/>
          <w:kern w:val="2"/>
          <w:sz w:val="24"/>
          <w:szCs w:val="24"/>
        </w:rPr>
        <w:t>测序对消防员热应激前后肠道微生物群的研究</w:t>
      </w:r>
    </w:p>
    <w:p w14:paraId="2F998616" w14:textId="04CF4299" w:rsidR="00F125A2" w:rsidRDefault="00F125A2"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开展时间：</w:t>
      </w:r>
      <w:r w:rsidRPr="00F125A2">
        <w:rPr>
          <w:rFonts w:ascii="Times New Roman" w:eastAsia="KaiTi" w:hAnsi="Times New Roman" w:cs="Times New Roman"/>
          <w:snapToGrid/>
          <w:kern w:val="2"/>
          <w:sz w:val="24"/>
          <w:szCs w:val="24"/>
        </w:rPr>
        <w:t>202</w:t>
      </w:r>
      <w:r>
        <w:rPr>
          <w:rFonts w:ascii="Times New Roman" w:eastAsia="KaiTi" w:hAnsi="Times New Roman" w:cs="Times New Roman" w:hint="eastAsia"/>
          <w:snapToGrid/>
          <w:kern w:val="2"/>
          <w:sz w:val="24"/>
          <w:szCs w:val="24"/>
        </w:rPr>
        <w:t>2.1</w:t>
      </w:r>
      <w:r w:rsidR="00DC45ED">
        <w:rPr>
          <w:rFonts w:ascii="Times New Roman" w:eastAsia="KaiTi" w:hAnsi="Times New Roman" w:cs="Times New Roman" w:hint="eastAsia"/>
          <w:snapToGrid/>
          <w:kern w:val="2"/>
          <w:sz w:val="24"/>
          <w:szCs w:val="24"/>
        </w:rPr>
        <w:t>0</w:t>
      </w:r>
      <w:r w:rsidRPr="00F125A2">
        <w:rPr>
          <w:rFonts w:ascii="Times New Roman" w:eastAsia="KaiTi" w:hAnsi="Times New Roman" w:cs="Times New Roman"/>
          <w:snapToGrid/>
          <w:kern w:val="2"/>
          <w:sz w:val="24"/>
          <w:szCs w:val="24"/>
        </w:rPr>
        <w:t xml:space="preserve"> ~ 202</w:t>
      </w:r>
      <w:r>
        <w:rPr>
          <w:rFonts w:ascii="Times New Roman" w:eastAsia="KaiTi" w:hAnsi="Times New Roman" w:cs="Times New Roman" w:hint="eastAsia"/>
          <w:snapToGrid/>
          <w:kern w:val="2"/>
          <w:sz w:val="24"/>
          <w:szCs w:val="24"/>
        </w:rPr>
        <w:t>3</w:t>
      </w:r>
      <w:r w:rsidRPr="00F125A2">
        <w:rPr>
          <w:rFonts w:ascii="Times New Roman" w:eastAsia="KaiTi" w:hAnsi="Times New Roman" w:cs="Times New Roman"/>
          <w:snapToGrid/>
          <w:kern w:val="2"/>
          <w:sz w:val="24"/>
          <w:szCs w:val="24"/>
        </w:rPr>
        <w:t>.</w:t>
      </w:r>
      <w:r>
        <w:rPr>
          <w:rFonts w:ascii="Times New Roman" w:eastAsia="KaiTi" w:hAnsi="Times New Roman" w:cs="Times New Roman" w:hint="eastAsia"/>
          <w:snapToGrid/>
          <w:kern w:val="2"/>
          <w:sz w:val="24"/>
          <w:szCs w:val="24"/>
        </w:rPr>
        <w:t>0</w:t>
      </w:r>
      <w:r w:rsidR="00054A32">
        <w:rPr>
          <w:rFonts w:ascii="Times New Roman" w:eastAsia="KaiTi" w:hAnsi="Times New Roman" w:cs="Times New Roman" w:hint="eastAsia"/>
          <w:snapToGrid/>
          <w:kern w:val="2"/>
          <w:sz w:val="24"/>
          <w:szCs w:val="24"/>
        </w:rPr>
        <w:t>4</w:t>
      </w:r>
    </w:p>
    <w:p w14:paraId="02710E9B" w14:textId="7BA5C714" w:rsidR="00074642" w:rsidRDefault="00074642"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项目</w:t>
      </w:r>
      <w:r w:rsidR="00905085">
        <w:rPr>
          <w:rFonts w:ascii="Times New Roman" w:eastAsia="KaiTi" w:hAnsi="Times New Roman" w:cs="Times New Roman" w:hint="eastAsia"/>
          <w:snapToGrid/>
          <w:kern w:val="2"/>
          <w:sz w:val="24"/>
          <w:szCs w:val="24"/>
        </w:rPr>
        <w:t>概述</w:t>
      </w:r>
      <w:r>
        <w:rPr>
          <w:rFonts w:ascii="Times New Roman" w:eastAsia="KaiTi" w:hAnsi="Times New Roman" w:cs="Times New Roman" w:hint="eastAsia"/>
          <w:snapToGrid/>
          <w:kern w:val="2"/>
          <w:sz w:val="24"/>
          <w:szCs w:val="24"/>
        </w:rPr>
        <w:t>：</w:t>
      </w:r>
      <w:r w:rsidR="00660567" w:rsidRPr="00660567">
        <w:rPr>
          <w:rFonts w:ascii="Times New Roman" w:eastAsia="KaiTi" w:hAnsi="Times New Roman" w:cs="Times New Roman" w:hint="eastAsia"/>
          <w:snapToGrid/>
          <w:kern w:val="2"/>
          <w:sz w:val="24"/>
          <w:szCs w:val="24"/>
        </w:rPr>
        <w:t>为探究热应激对消防员肠道健康的影响，本研究通过</w:t>
      </w:r>
      <w:r w:rsidR="00660567" w:rsidRPr="00660567">
        <w:rPr>
          <w:rFonts w:ascii="Times New Roman" w:eastAsia="KaiTi" w:hAnsi="Times New Roman" w:cs="Times New Roman"/>
          <w:snapToGrid/>
          <w:kern w:val="2"/>
          <w:sz w:val="24"/>
          <w:szCs w:val="24"/>
        </w:rPr>
        <w:t>16S rRNA</w:t>
      </w:r>
      <w:r w:rsidR="00660567" w:rsidRPr="00660567">
        <w:rPr>
          <w:rFonts w:ascii="Times New Roman" w:eastAsia="KaiTi" w:hAnsi="Times New Roman" w:cs="Times New Roman" w:hint="eastAsia"/>
          <w:snapToGrid/>
          <w:kern w:val="2"/>
          <w:sz w:val="24"/>
          <w:szCs w:val="24"/>
        </w:rPr>
        <w:t>测序分析了消防员在热应激前后肠道微生物群的变化。结果显示，热应激显著改变了菌群结构，其中厚壁菌门和变形菌门的丰度显著增加。尽管这种影响在应激后一天内有所恢复，但无法完全复原。此发现揭示了热应激对消防员肠道菌群的短期负面作用，并筛选出关键菌种，为</w:t>
      </w:r>
      <w:r w:rsidR="005A17C7">
        <w:rPr>
          <w:rFonts w:ascii="Times New Roman" w:eastAsia="KaiTi" w:hAnsi="Times New Roman" w:cs="Times New Roman" w:hint="eastAsia"/>
          <w:snapToGrid/>
          <w:kern w:val="2"/>
          <w:sz w:val="24"/>
          <w:szCs w:val="24"/>
        </w:rPr>
        <w:t>相关</w:t>
      </w:r>
      <w:r w:rsidR="00660567" w:rsidRPr="00660567">
        <w:rPr>
          <w:rFonts w:ascii="Times New Roman" w:eastAsia="KaiTi" w:hAnsi="Times New Roman" w:cs="Times New Roman" w:hint="eastAsia"/>
          <w:snapToGrid/>
          <w:kern w:val="2"/>
          <w:sz w:val="24"/>
          <w:szCs w:val="24"/>
        </w:rPr>
        <w:t>益生菌</w:t>
      </w:r>
      <w:r w:rsidR="005A17C7">
        <w:rPr>
          <w:rFonts w:ascii="Times New Roman" w:eastAsia="KaiTi" w:hAnsi="Times New Roman" w:cs="Times New Roman" w:hint="eastAsia"/>
          <w:snapToGrid/>
          <w:kern w:val="2"/>
          <w:sz w:val="24"/>
          <w:szCs w:val="24"/>
        </w:rPr>
        <w:t>的</w:t>
      </w:r>
      <w:r w:rsidR="005C5FCD">
        <w:rPr>
          <w:rFonts w:ascii="Times New Roman" w:eastAsia="KaiTi" w:hAnsi="Times New Roman" w:cs="Times New Roman" w:hint="eastAsia"/>
          <w:snapToGrid/>
          <w:kern w:val="2"/>
          <w:sz w:val="24"/>
          <w:szCs w:val="24"/>
        </w:rPr>
        <w:t>后续</w:t>
      </w:r>
      <w:r w:rsidR="005A17C7">
        <w:rPr>
          <w:rFonts w:ascii="Times New Roman" w:eastAsia="KaiTi" w:hAnsi="Times New Roman" w:cs="Times New Roman" w:hint="eastAsia"/>
          <w:snapToGrid/>
          <w:kern w:val="2"/>
          <w:sz w:val="24"/>
          <w:szCs w:val="24"/>
        </w:rPr>
        <w:t>研发</w:t>
      </w:r>
      <w:r w:rsidR="00660567" w:rsidRPr="00660567">
        <w:rPr>
          <w:rFonts w:ascii="Times New Roman" w:eastAsia="KaiTi" w:hAnsi="Times New Roman" w:cs="Times New Roman" w:hint="eastAsia"/>
          <w:snapToGrid/>
          <w:kern w:val="2"/>
          <w:sz w:val="24"/>
          <w:szCs w:val="24"/>
        </w:rPr>
        <w:t>提供了理论基础</w:t>
      </w:r>
      <w:r w:rsidR="00660567">
        <w:rPr>
          <w:rFonts w:ascii="Times New Roman" w:eastAsia="KaiTi" w:hAnsi="Times New Roman" w:cs="Times New Roman" w:hint="eastAsia"/>
          <w:snapToGrid/>
          <w:kern w:val="2"/>
          <w:sz w:val="24"/>
          <w:szCs w:val="24"/>
        </w:rPr>
        <w:t>。</w:t>
      </w:r>
      <w:r w:rsidR="003E3E8C">
        <w:rPr>
          <w:rFonts w:ascii="Times New Roman" w:eastAsia="KaiTi" w:hAnsi="Times New Roman" w:cs="Times New Roman" w:hint="eastAsia"/>
          <w:snapToGrid/>
          <w:kern w:val="2"/>
          <w:sz w:val="24"/>
          <w:szCs w:val="24"/>
        </w:rPr>
        <w:t>此毕业设计被四川大学评为</w:t>
      </w:r>
      <w:r w:rsidR="003E3E8C" w:rsidRPr="00AC69F0">
        <w:rPr>
          <w:rFonts w:ascii="Times New Roman" w:eastAsia="KaiTi" w:hAnsi="Times New Roman" w:cs="Times New Roman" w:hint="eastAsia"/>
          <w:snapToGrid/>
          <w:kern w:val="2"/>
          <w:sz w:val="24"/>
          <w:szCs w:val="24"/>
        </w:rPr>
        <w:t>2023</w:t>
      </w:r>
      <w:r w:rsidR="003E3E8C" w:rsidRPr="00AC69F0">
        <w:rPr>
          <w:rFonts w:ascii="Times New Roman" w:eastAsia="KaiTi" w:hAnsi="Times New Roman" w:cs="Times New Roman" w:hint="eastAsia"/>
          <w:snapToGrid/>
          <w:kern w:val="2"/>
          <w:sz w:val="24"/>
          <w:szCs w:val="24"/>
        </w:rPr>
        <w:t>届</w:t>
      </w:r>
      <w:r w:rsidR="003E3E8C" w:rsidRPr="0035636B">
        <w:rPr>
          <w:rFonts w:ascii="Times New Roman" w:eastAsia="KaiTi" w:hAnsi="Times New Roman" w:cs="Times New Roman" w:hint="eastAsia"/>
          <w:b/>
          <w:bCs/>
          <w:snapToGrid/>
          <w:kern w:val="2"/>
          <w:sz w:val="24"/>
          <w:szCs w:val="24"/>
        </w:rPr>
        <w:t>优秀毕业</w:t>
      </w:r>
      <w:r w:rsidR="00C02E90">
        <w:rPr>
          <w:rFonts w:ascii="Times New Roman" w:eastAsia="KaiTi" w:hAnsi="Times New Roman" w:cs="Times New Roman" w:hint="eastAsia"/>
          <w:b/>
          <w:bCs/>
          <w:snapToGrid/>
          <w:kern w:val="2"/>
          <w:sz w:val="24"/>
          <w:szCs w:val="24"/>
        </w:rPr>
        <w:t>设计</w:t>
      </w:r>
      <w:r w:rsidR="00D6732D">
        <w:rPr>
          <w:rFonts w:ascii="Times New Roman" w:eastAsia="KaiTi" w:hAnsi="Times New Roman" w:cs="Times New Roman" w:hint="eastAsia"/>
          <w:b/>
          <w:bCs/>
          <w:snapToGrid/>
          <w:kern w:val="2"/>
          <w:sz w:val="24"/>
          <w:szCs w:val="24"/>
        </w:rPr>
        <w:t>论文</w:t>
      </w:r>
      <w:r w:rsidR="003E3E8C" w:rsidRPr="0035636B">
        <w:rPr>
          <w:rFonts w:ascii="Times New Roman" w:eastAsia="KaiTi" w:hAnsi="Times New Roman" w:cs="Times New Roman" w:hint="eastAsia"/>
          <w:b/>
          <w:bCs/>
          <w:snapToGrid/>
          <w:kern w:val="2"/>
          <w:sz w:val="24"/>
          <w:szCs w:val="24"/>
        </w:rPr>
        <w:t>（前</w:t>
      </w:r>
      <w:r w:rsidR="003E3E8C" w:rsidRPr="0035636B">
        <w:rPr>
          <w:rFonts w:ascii="Times New Roman" w:eastAsia="KaiTi" w:hAnsi="Times New Roman" w:cs="Times New Roman" w:hint="eastAsia"/>
          <w:b/>
          <w:bCs/>
          <w:snapToGrid/>
          <w:kern w:val="2"/>
          <w:sz w:val="24"/>
          <w:szCs w:val="24"/>
        </w:rPr>
        <w:t>5%</w:t>
      </w:r>
      <w:r w:rsidR="003E3E8C" w:rsidRPr="0035636B">
        <w:rPr>
          <w:rFonts w:ascii="Times New Roman" w:eastAsia="KaiTi" w:hAnsi="Times New Roman" w:cs="Times New Roman" w:hint="eastAsia"/>
          <w:b/>
          <w:bCs/>
          <w:snapToGrid/>
          <w:kern w:val="2"/>
          <w:sz w:val="24"/>
          <w:szCs w:val="24"/>
        </w:rPr>
        <w:t>）</w:t>
      </w:r>
      <w:r w:rsidR="003E3E8C">
        <w:rPr>
          <w:rFonts w:ascii="Times New Roman" w:eastAsia="KaiTi" w:hAnsi="Times New Roman" w:cs="Times New Roman" w:hint="eastAsia"/>
          <w:snapToGrid/>
          <w:kern w:val="2"/>
          <w:sz w:val="24"/>
          <w:szCs w:val="24"/>
        </w:rPr>
        <w:t>。</w:t>
      </w:r>
    </w:p>
    <w:p w14:paraId="0E3F6255" w14:textId="77777777" w:rsidR="008C4429" w:rsidRDefault="008C4429"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p>
    <w:p w14:paraId="3DB305EF" w14:textId="06D49541" w:rsidR="00A134D9" w:rsidRPr="00815B31" w:rsidRDefault="00A134D9" w:rsidP="00ED7315">
      <w:pPr>
        <w:widowControl w:val="0"/>
        <w:kinsoku/>
        <w:autoSpaceDE/>
        <w:autoSpaceDN/>
        <w:spacing w:after="120" w:line="312" w:lineRule="auto"/>
        <w:jc w:val="both"/>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hint="eastAsia"/>
          <w:b/>
          <w:bCs/>
          <w:snapToGrid/>
          <w:kern w:val="2"/>
          <w:sz w:val="24"/>
          <w:szCs w:val="24"/>
        </w:rPr>
        <w:t xml:space="preserve">2. </w:t>
      </w:r>
      <w:r w:rsidRPr="00815B31">
        <w:rPr>
          <w:rFonts w:ascii="Times New Roman" w:eastAsia="KaiTi" w:hAnsi="Times New Roman" w:cs="Times New Roman" w:hint="eastAsia"/>
          <w:b/>
          <w:bCs/>
          <w:snapToGrid/>
          <w:kern w:val="2"/>
          <w:sz w:val="24"/>
          <w:szCs w:val="24"/>
        </w:rPr>
        <w:t>博士期间科研项目</w:t>
      </w:r>
    </w:p>
    <w:p w14:paraId="7B789EA7" w14:textId="50E3B49D" w:rsidR="00E71C51" w:rsidRPr="00D97249" w:rsidRDefault="00E71C51"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D97249">
        <w:rPr>
          <w:rFonts w:ascii="Times New Roman" w:eastAsia="KaiTi" w:hAnsi="Times New Roman" w:cs="Times New Roman" w:hint="eastAsia"/>
          <w:b/>
          <w:bCs/>
          <w:snapToGrid/>
          <w:kern w:val="2"/>
          <w:sz w:val="24"/>
          <w:szCs w:val="24"/>
        </w:rPr>
        <w:t>项目一：后疫情时代呼吸道合胞病毒的基因组流行病学研究</w:t>
      </w:r>
    </w:p>
    <w:p w14:paraId="5D6B5531" w14:textId="7F969EA3" w:rsidR="00E71C51" w:rsidRPr="00E71C51" w:rsidRDefault="00E71C51"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E71C51">
        <w:rPr>
          <w:rFonts w:ascii="Times New Roman" w:eastAsia="KaiTi" w:hAnsi="Times New Roman" w:cs="Times New Roman" w:hint="eastAsia"/>
          <w:snapToGrid/>
          <w:kern w:val="2"/>
          <w:sz w:val="24"/>
          <w:szCs w:val="24"/>
        </w:rPr>
        <w:t>开展时间：</w:t>
      </w:r>
      <w:r w:rsidRPr="00E71C51">
        <w:rPr>
          <w:rFonts w:ascii="Times New Roman" w:eastAsia="KaiTi" w:hAnsi="Times New Roman" w:cs="Times New Roman"/>
          <w:snapToGrid/>
          <w:kern w:val="2"/>
          <w:sz w:val="24"/>
          <w:szCs w:val="24"/>
        </w:rPr>
        <w:t>202</w:t>
      </w:r>
      <w:r w:rsidR="005A6AB0">
        <w:rPr>
          <w:rFonts w:ascii="Times New Roman" w:eastAsia="KaiTi" w:hAnsi="Times New Roman" w:cs="Times New Roman" w:hint="eastAsia"/>
          <w:snapToGrid/>
          <w:kern w:val="2"/>
          <w:sz w:val="24"/>
          <w:szCs w:val="24"/>
        </w:rPr>
        <w:t>3</w:t>
      </w:r>
      <w:r w:rsidRPr="00E71C51">
        <w:rPr>
          <w:rFonts w:ascii="Times New Roman" w:eastAsia="KaiTi" w:hAnsi="Times New Roman" w:cs="Times New Roman"/>
          <w:snapToGrid/>
          <w:kern w:val="2"/>
          <w:sz w:val="24"/>
          <w:szCs w:val="24"/>
        </w:rPr>
        <w:t>.1</w:t>
      </w:r>
      <w:r w:rsidR="005A6AB0">
        <w:rPr>
          <w:rFonts w:ascii="Times New Roman" w:eastAsia="KaiTi" w:hAnsi="Times New Roman" w:cs="Times New Roman" w:hint="eastAsia"/>
          <w:snapToGrid/>
          <w:kern w:val="2"/>
          <w:sz w:val="24"/>
          <w:szCs w:val="24"/>
        </w:rPr>
        <w:t>2</w:t>
      </w:r>
      <w:r w:rsidRPr="00E71C51">
        <w:rPr>
          <w:rFonts w:ascii="Times New Roman" w:eastAsia="KaiTi" w:hAnsi="Times New Roman" w:cs="Times New Roman"/>
          <w:snapToGrid/>
          <w:kern w:val="2"/>
          <w:sz w:val="24"/>
          <w:szCs w:val="24"/>
        </w:rPr>
        <w:t xml:space="preserve"> ~ </w:t>
      </w:r>
      <w:r w:rsidR="005A6AB0" w:rsidRPr="005A6AB0">
        <w:rPr>
          <w:rFonts w:ascii="Times New Roman" w:eastAsia="KaiTi" w:hAnsi="Times New Roman" w:cs="Times New Roman"/>
          <w:snapToGrid/>
          <w:kern w:val="2"/>
          <w:sz w:val="24"/>
          <w:szCs w:val="24"/>
        </w:rPr>
        <w:t>202</w:t>
      </w:r>
      <w:r w:rsidR="005A6AB0">
        <w:rPr>
          <w:rFonts w:ascii="Times New Roman" w:eastAsia="KaiTi" w:hAnsi="Times New Roman" w:cs="Times New Roman" w:hint="eastAsia"/>
          <w:snapToGrid/>
          <w:kern w:val="2"/>
          <w:sz w:val="24"/>
          <w:szCs w:val="24"/>
        </w:rPr>
        <w:t>5</w:t>
      </w:r>
      <w:r w:rsidR="005A6AB0" w:rsidRPr="005A6AB0">
        <w:rPr>
          <w:rFonts w:ascii="Times New Roman" w:eastAsia="KaiTi" w:hAnsi="Times New Roman" w:cs="Times New Roman"/>
          <w:snapToGrid/>
          <w:kern w:val="2"/>
          <w:sz w:val="24"/>
          <w:szCs w:val="24"/>
        </w:rPr>
        <w:t>.</w:t>
      </w:r>
      <w:r w:rsidR="005A6AB0">
        <w:rPr>
          <w:rFonts w:ascii="Times New Roman" w:eastAsia="KaiTi" w:hAnsi="Times New Roman" w:cs="Times New Roman" w:hint="eastAsia"/>
          <w:snapToGrid/>
          <w:kern w:val="2"/>
          <w:sz w:val="24"/>
          <w:szCs w:val="24"/>
        </w:rPr>
        <w:t>0</w:t>
      </w:r>
      <w:r w:rsidR="005A6AB0" w:rsidRPr="005A6AB0">
        <w:rPr>
          <w:rFonts w:ascii="Times New Roman" w:eastAsia="KaiTi" w:hAnsi="Times New Roman" w:cs="Times New Roman"/>
          <w:snapToGrid/>
          <w:kern w:val="2"/>
          <w:sz w:val="24"/>
          <w:szCs w:val="24"/>
        </w:rPr>
        <w:t>2</w:t>
      </w:r>
    </w:p>
    <w:p w14:paraId="79B0219F" w14:textId="5D9D0B4F" w:rsidR="00E71C51" w:rsidRPr="00E71C51" w:rsidRDefault="00E71C51" w:rsidP="00EF625E">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E71C51">
        <w:rPr>
          <w:rFonts w:ascii="Times New Roman" w:eastAsia="KaiTi" w:hAnsi="Times New Roman" w:cs="Times New Roman" w:hint="eastAsia"/>
          <w:snapToGrid/>
          <w:kern w:val="2"/>
          <w:sz w:val="24"/>
          <w:szCs w:val="24"/>
        </w:rPr>
        <w:t>项目概述：本项目采用基因组流行病学方法，探究新冠大流行如何改变</w:t>
      </w:r>
      <w:r w:rsidR="00653D82" w:rsidRPr="00653D82">
        <w:rPr>
          <w:rFonts w:ascii="Times New Roman" w:eastAsia="KaiTi" w:hAnsi="Times New Roman" w:cs="Times New Roman" w:hint="eastAsia"/>
          <w:snapToGrid/>
          <w:kern w:val="2"/>
          <w:sz w:val="24"/>
          <w:szCs w:val="24"/>
        </w:rPr>
        <w:t>呼吸道合胞病毒</w:t>
      </w:r>
      <w:r w:rsidR="00653D82">
        <w:rPr>
          <w:rFonts w:ascii="Times New Roman" w:eastAsia="KaiTi" w:hAnsi="Times New Roman" w:cs="Times New Roman"/>
          <w:snapToGrid/>
          <w:kern w:val="2"/>
          <w:sz w:val="24"/>
          <w:szCs w:val="24"/>
        </w:rPr>
        <w:t xml:space="preserve"> (</w:t>
      </w:r>
      <w:r w:rsidR="00DF5F7A">
        <w:rPr>
          <w:rFonts w:ascii="Times New Roman" w:eastAsia="KaiTi" w:hAnsi="Times New Roman" w:cs="Times New Roman"/>
          <w:snapToGrid/>
          <w:kern w:val="2"/>
          <w:sz w:val="24"/>
          <w:szCs w:val="24"/>
        </w:rPr>
        <w:t>RSV</w:t>
      </w:r>
      <w:r w:rsidR="00653D82">
        <w:rPr>
          <w:rFonts w:ascii="Times New Roman" w:eastAsia="KaiTi" w:hAnsi="Times New Roman" w:cs="Times New Roman"/>
          <w:snapToGrid/>
          <w:kern w:val="2"/>
          <w:sz w:val="24"/>
          <w:szCs w:val="24"/>
        </w:rPr>
        <w:t xml:space="preserve">) </w:t>
      </w:r>
      <w:r w:rsidRPr="00E71C51">
        <w:rPr>
          <w:rFonts w:ascii="Times New Roman" w:eastAsia="KaiTi" w:hAnsi="Times New Roman" w:cs="Times New Roman" w:hint="eastAsia"/>
          <w:snapToGrid/>
          <w:kern w:val="2"/>
          <w:sz w:val="24"/>
          <w:szCs w:val="24"/>
        </w:rPr>
        <w:t>的全球传播。研究发现，公共卫生干预打破了</w:t>
      </w:r>
      <w:r w:rsidRPr="00E71C51">
        <w:rPr>
          <w:rFonts w:ascii="Times New Roman" w:eastAsia="KaiTi" w:hAnsi="Times New Roman" w:cs="Times New Roman"/>
          <w:snapToGrid/>
          <w:kern w:val="2"/>
          <w:sz w:val="24"/>
          <w:szCs w:val="24"/>
        </w:rPr>
        <w:t>RSV</w:t>
      </w:r>
      <w:r w:rsidRPr="00E71C51">
        <w:rPr>
          <w:rFonts w:ascii="Times New Roman" w:eastAsia="KaiTi" w:hAnsi="Times New Roman" w:cs="Times New Roman" w:hint="eastAsia"/>
          <w:snapToGrid/>
          <w:kern w:val="2"/>
          <w:sz w:val="24"/>
          <w:szCs w:val="24"/>
        </w:rPr>
        <w:t>的季节性规律，导致其在疫情期间隐匿传播，并在措施放宽后由多种本地谱系引发区域性暴发。此发现揭示了病毒传播的新模式，强调了持续基因组监测对预警和防控的重要性。</w:t>
      </w:r>
    </w:p>
    <w:p w14:paraId="2234FDC6" w14:textId="5E952A24" w:rsidR="00E71C51" w:rsidRPr="00D97249" w:rsidRDefault="00E71C51"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D97249">
        <w:rPr>
          <w:rFonts w:ascii="Times New Roman" w:eastAsia="KaiTi" w:hAnsi="Times New Roman" w:cs="Times New Roman" w:hint="eastAsia"/>
          <w:b/>
          <w:bCs/>
          <w:snapToGrid/>
          <w:kern w:val="2"/>
          <w:sz w:val="24"/>
          <w:szCs w:val="24"/>
        </w:rPr>
        <w:t>项目二：本地与外来谱系驱动埃及单峰骆驼中</w:t>
      </w:r>
      <w:r w:rsidRPr="00D97249">
        <w:rPr>
          <w:rFonts w:ascii="Times New Roman" w:eastAsia="KaiTi" w:hAnsi="Times New Roman" w:cs="Times New Roman"/>
          <w:b/>
          <w:bCs/>
          <w:snapToGrid/>
          <w:kern w:val="2"/>
          <w:sz w:val="24"/>
          <w:szCs w:val="24"/>
        </w:rPr>
        <w:t>MERS-CoV</w:t>
      </w:r>
      <w:r w:rsidRPr="00D97249">
        <w:rPr>
          <w:rFonts w:ascii="Times New Roman" w:eastAsia="KaiTi" w:hAnsi="Times New Roman" w:cs="Times New Roman" w:hint="eastAsia"/>
          <w:b/>
          <w:bCs/>
          <w:snapToGrid/>
          <w:kern w:val="2"/>
          <w:sz w:val="24"/>
          <w:szCs w:val="24"/>
        </w:rPr>
        <w:t>的基因重组</w:t>
      </w:r>
    </w:p>
    <w:p w14:paraId="65F8616E" w14:textId="75FE0C78" w:rsidR="00E71C51" w:rsidRPr="00E71C51" w:rsidRDefault="00E71C51"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E71C51">
        <w:rPr>
          <w:rFonts w:ascii="Times New Roman" w:eastAsia="KaiTi" w:hAnsi="Times New Roman" w:cs="Times New Roman" w:hint="eastAsia"/>
          <w:snapToGrid/>
          <w:kern w:val="2"/>
          <w:sz w:val="24"/>
          <w:szCs w:val="24"/>
        </w:rPr>
        <w:t>开展时间：</w:t>
      </w:r>
      <w:r w:rsidR="00337765" w:rsidRPr="00337765">
        <w:rPr>
          <w:rFonts w:ascii="Times New Roman" w:eastAsia="KaiTi" w:hAnsi="Times New Roman" w:cs="Times New Roman"/>
          <w:snapToGrid/>
          <w:kern w:val="2"/>
          <w:sz w:val="24"/>
          <w:szCs w:val="24"/>
        </w:rPr>
        <w:t>202</w:t>
      </w:r>
      <w:r w:rsidR="00337765">
        <w:rPr>
          <w:rFonts w:ascii="Times New Roman" w:eastAsia="KaiTi" w:hAnsi="Times New Roman" w:cs="Times New Roman" w:hint="eastAsia"/>
          <w:snapToGrid/>
          <w:kern w:val="2"/>
          <w:sz w:val="24"/>
          <w:szCs w:val="24"/>
        </w:rPr>
        <w:t>4</w:t>
      </w:r>
      <w:r w:rsidR="00337765" w:rsidRPr="00337765">
        <w:rPr>
          <w:rFonts w:ascii="Times New Roman" w:eastAsia="KaiTi" w:hAnsi="Times New Roman" w:cs="Times New Roman"/>
          <w:snapToGrid/>
          <w:kern w:val="2"/>
          <w:sz w:val="24"/>
          <w:szCs w:val="24"/>
        </w:rPr>
        <w:t>.1</w:t>
      </w:r>
      <w:r w:rsidR="00337765">
        <w:rPr>
          <w:rFonts w:ascii="Times New Roman" w:eastAsia="KaiTi" w:hAnsi="Times New Roman" w:cs="Times New Roman" w:hint="eastAsia"/>
          <w:snapToGrid/>
          <w:kern w:val="2"/>
          <w:sz w:val="24"/>
          <w:szCs w:val="24"/>
        </w:rPr>
        <w:t>0</w:t>
      </w:r>
      <w:r w:rsidR="00337765" w:rsidRPr="00337765">
        <w:rPr>
          <w:rFonts w:ascii="Times New Roman" w:eastAsia="KaiTi" w:hAnsi="Times New Roman" w:cs="Times New Roman"/>
          <w:snapToGrid/>
          <w:kern w:val="2"/>
          <w:sz w:val="24"/>
          <w:szCs w:val="24"/>
        </w:rPr>
        <w:t xml:space="preserve"> ~ 2025.0</w:t>
      </w:r>
      <w:r w:rsidR="00337765">
        <w:rPr>
          <w:rFonts w:ascii="Times New Roman" w:eastAsia="KaiTi" w:hAnsi="Times New Roman" w:cs="Times New Roman" w:hint="eastAsia"/>
          <w:snapToGrid/>
          <w:kern w:val="2"/>
          <w:sz w:val="24"/>
          <w:szCs w:val="24"/>
        </w:rPr>
        <w:t>7</w:t>
      </w:r>
    </w:p>
    <w:p w14:paraId="04BEA443" w14:textId="6EE46F71" w:rsidR="00E71C51" w:rsidRPr="00E71C51" w:rsidRDefault="00E71C51" w:rsidP="00EF625E">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E71C51">
        <w:rPr>
          <w:rFonts w:ascii="Times New Roman" w:eastAsia="KaiTi" w:hAnsi="Times New Roman" w:cs="Times New Roman" w:hint="eastAsia"/>
          <w:snapToGrid/>
          <w:kern w:val="2"/>
          <w:sz w:val="24"/>
          <w:szCs w:val="24"/>
        </w:rPr>
        <w:t>项目概述：本项目调查埃及单峰骆驼中</w:t>
      </w:r>
      <w:r w:rsidRPr="00E71C51">
        <w:rPr>
          <w:rFonts w:ascii="Times New Roman" w:eastAsia="KaiTi" w:hAnsi="Times New Roman" w:cs="Times New Roman"/>
          <w:snapToGrid/>
          <w:kern w:val="2"/>
          <w:sz w:val="24"/>
          <w:szCs w:val="24"/>
        </w:rPr>
        <w:t>MERS-CoV</w:t>
      </w:r>
      <w:r w:rsidRPr="00E71C51">
        <w:rPr>
          <w:rFonts w:ascii="Times New Roman" w:eastAsia="KaiTi" w:hAnsi="Times New Roman" w:cs="Times New Roman" w:hint="eastAsia"/>
          <w:snapToGrid/>
          <w:kern w:val="2"/>
          <w:sz w:val="24"/>
          <w:szCs w:val="24"/>
        </w:rPr>
        <w:t>的流行与重组。研究发现骆驼是病毒主要宿主，其流行毒株由本地与外来谱系经复杂基因重组形成，并通过活畜贸易实现跨境传播。此发现揭示了</w:t>
      </w:r>
      <w:r w:rsidRPr="00E71C51">
        <w:rPr>
          <w:rFonts w:ascii="Times New Roman" w:eastAsia="KaiTi" w:hAnsi="Times New Roman" w:cs="Times New Roman"/>
          <w:snapToGrid/>
          <w:kern w:val="2"/>
          <w:sz w:val="24"/>
          <w:szCs w:val="24"/>
        </w:rPr>
        <w:t>MERS-CoV</w:t>
      </w:r>
      <w:r w:rsidRPr="00E71C51">
        <w:rPr>
          <w:rFonts w:ascii="Times New Roman" w:eastAsia="KaiTi" w:hAnsi="Times New Roman" w:cs="Times New Roman" w:hint="eastAsia"/>
          <w:snapToGrid/>
          <w:kern w:val="2"/>
          <w:sz w:val="24"/>
          <w:szCs w:val="24"/>
        </w:rPr>
        <w:t>的重要演化机制，凸显了对骆驼进行持续监测及采用“同一健康”策略对预防未来大流行的重要性。</w:t>
      </w:r>
    </w:p>
    <w:p w14:paraId="4816E5B2" w14:textId="29A062B9" w:rsidR="0075211D" w:rsidRPr="00D97249" w:rsidRDefault="0075211D"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D97249">
        <w:rPr>
          <w:rFonts w:ascii="Times New Roman" w:eastAsia="KaiTi" w:hAnsi="Times New Roman" w:cs="Times New Roman" w:hint="eastAsia"/>
          <w:b/>
          <w:bCs/>
          <w:snapToGrid/>
          <w:kern w:val="2"/>
          <w:sz w:val="24"/>
          <w:szCs w:val="24"/>
        </w:rPr>
        <w:t>项目三：柬埔寨</w:t>
      </w:r>
      <w:r w:rsidRPr="00D97249">
        <w:rPr>
          <w:rFonts w:ascii="Times New Roman" w:eastAsia="KaiTi" w:hAnsi="Times New Roman" w:cs="Times New Roman"/>
          <w:b/>
          <w:bCs/>
          <w:snapToGrid/>
          <w:kern w:val="2"/>
          <w:sz w:val="24"/>
          <w:szCs w:val="24"/>
        </w:rPr>
        <w:t>H5N1</w:t>
      </w:r>
      <w:r w:rsidRPr="00D97249">
        <w:rPr>
          <w:rFonts w:ascii="Times New Roman" w:eastAsia="KaiTi" w:hAnsi="Times New Roman" w:cs="Times New Roman" w:hint="eastAsia"/>
          <w:b/>
          <w:bCs/>
          <w:snapToGrid/>
          <w:kern w:val="2"/>
          <w:sz w:val="24"/>
          <w:szCs w:val="24"/>
        </w:rPr>
        <w:t>高致病性禽流感的演化及人兽共患风险再现</w:t>
      </w:r>
    </w:p>
    <w:p w14:paraId="3176CB23" w14:textId="5AA80D0A" w:rsidR="0075211D" w:rsidRPr="0075211D" w:rsidRDefault="0075211D"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75211D">
        <w:rPr>
          <w:rFonts w:ascii="Times New Roman" w:eastAsia="KaiTi" w:hAnsi="Times New Roman" w:cs="Times New Roman" w:hint="eastAsia"/>
          <w:snapToGrid/>
          <w:kern w:val="2"/>
          <w:sz w:val="24"/>
          <w:szCs w:val="24"/>
        </w:rPr>
        <w:t>开展时间：</w:t>
      </w:r>
      <w:r w:rsidRPr="0075211D">
        <w:rPr>
          <w:rFonts w:ascii="Times New Roman" w:eastAsia="KaiTi" w:hAnsi="Times New Roman" w:cs="Times New Roman"/>
          <w:snapToGrid/>
          <w:kern w:val="2"/>
          <w:sz w:val="24"/>
          <w:szCs w:val="24"/>
        </w:rPr>
        <w:t>202</w:t>
      </w:r>
      <w:r w:rsidR="007B7345">
        <w:rPr>
          <w:rFonts w:ascii="Times New Roman" w:eastAsia="KaiTi" w:hAnsi="Times New Roman" w:cs="Times New Roman" w:hint="eastAsia"/>
          <w:snapToGrid/>
          <w:kern w:val="2"/>
          <w:sz w:val="24"/>
          <w:szCs w:val="24"/>
        </w:rPr>
        <w:t>4</w:t>
      </w:r>
      <w:r w:rsidRPr="0075211D">
        <w:rPr>
          <w:rFonts w:ascii="Times New Roman" w:eastAsia="KaiTi" w:hAnsi="Times New Roman" w:cs="Times New Roman"/>
          <w:snapToGrid/>
          <w:kern w:val="2"/>
          <w:sz w:val="24"/>
          <w:szCs w:val="24"/>
        </w:rPr>
        <w:t>.</w:t>
      </w:r>
      <w:r w:rsidR="007B7345">
        <w:rPr>
          <w:rFonts w:ascii="Times New Roman" w:eastAsia="KaiTi" w:hAnsi="Times New Roman" w:cs="Times New Roman" w:hint="eastAsia"/>
          <w:snapToGrid/>
          <w:kern w:val="2"/>
          <w:sz w:val="24"/>
          <w:szCs w:val="24"/>
        </w:rPr>
        <w:t>04</w:t>
      </w:r>
      <w:r w:rsidRPr="0075211D">
        <w:rPr>
          <w:rFonts w:ascii="Times New Roman" w:eastAsia="KaiTi" w:hAnsi="Times New Roman" w:cs="Times New Roman"/>
          <w:snapToGrid/>
          <w:kern w:val="2"/>
          <w:sz w:val="24"/>
          <w:szCs w:val="24"/>
        </w:rPr>
        <w:t xml:space="preserve"> ~ </w:t>
      </w:r>
      <w:r w:rsidR="007B7345">
        <w:rPr>
          <w:rFonts w:ascii="Times New Roman" w:eastAsia="KaiTi" w:hAnsi="Times New Roman" w:cs="Times New Roman" w:hint="eastAsia"/>
          <w:snapToGrid/>
          <w:kern w:val="2"/>
          <w:sz w:val="24"/>
          <w:szCs w:val="24"/>
        </w:rPr>
        <w:t>2024.09</w:t>
      </w:r>
    </w:p>
    <w:p w14:paraId="20B05604" w14:textId="355BBFA7" w:rsidR="00E71C51" w:rsidRPr="00E71C51" w:rsidRDefault="0075211D" w:rsidP="00EF625E">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75211D">
        <w:rPr>
          <w:rFonts w:ascii="Times New Roman" w:eastAsia="KaiTi" w:hAnsi="Times New Roman" w:cs="Times New Roman" w:hint="eastAsia"/>
          <w:snapToGrid/>
          <w:kern w:val="2"/>
          <w:sz w:val="24"/>
          <w:szCs w:val="24"/>
        </w:rPr>
        <w:t>项目概述：针对</w:t>
      </w:r>
      <w:r w:rsidRPr="0075211D">
        <w:rPr>
          <w:rFonts w:ascii="Times New Roman" w:eastAsia="KaiTi" w:hAnsi="Times New Roman" w:cs="Times New Roman"/>
          <w:snapToGrid/>
          <w:kern w:val="2"/>
          <w:sz w:val="24"/>
          <w:szCs w:val="24"/>
        </w:rPr>
        <w:t>2023-2024</w:t>
      </w:r>
      <w:r w:rsidRPr="0075211D">
        <w:rPr>
          <w:rFonts w:ascii="Times New Roman" w:eastAsia="KaiTi" w:hAnsi="Times New Roman" w:cs="Times New Roman" w:hint="eastAsia"/>
          <w:snapToGrid/>
          <w:kern w:val="2"/>
          <w:sz w:val="24"/>
          <w:szCs w:val="24"/>
        </w:rPr>
        <w:t>年柬埔寨</w:t>
      </w:r>
      <w:r w:rsidRPr="0075211D">
        <w:rPr>
          <w:rFonts w:ascii="Times New Roman" w:eastAsia="KaiTi" w:hAnsi="Times New Roman" w:cs="Times New Roman"/>
          <w:snapToGrid/>
          <w:kern w:val="2"/>
          <w:sz w:val="24"/>
          <w:szCs w:val="24"/>
        </w:rPr>
        <w:t>H5N1</w:t>
      </w:r>
      <w:r w:rsidRPr="0075211D">
        <w:rPr>
          <w:rFonts w:ascii="Times New Roman" w:eastAsia="KaiTi" w:hAnsi="Times New Roman" w:cs="Times New Roman" w:hint="eastAsia"/>
          <w:snapToGrid/>
          <w:kern w:val="2"/>
          <w:sz w:val="24"/>
          <w:szCs w:val="24"/>
        </w:rPr>
        <w:t>人感染病例的再现，本项目旨在揭示其驱动因素。研究发现，节假日活禽贸易驱动了病毒的季节性暴发。导致近期人类感染的病毒是一株新型重组毒株，它由本地病毒与候鸟引入的病毒重组形成，</w:t>
      </w:r>
      <w:r w:rsidRPr="0075211D">
        <w:rPr>
          <w:rFonts w:ascii="Times New Roman" w:eastAsia="KaiTi" w:hAnsi="Times New Roman" w:cs="Times New Roman" w:hint="eastAsia"/>
          <w:snapToGrid/>
          <w:kern w:val="2"/>
          <w:sz w:val="24"/>
          <w:szCs w:val="24"/>
        </w:rPr>
        <w:lastRenderedPageBreak/>
        <w:t>已出现跨国传播并携带增强病毒特性的分子标记，对全球构成新的大流行威胁。</w:t>
      </w:r>
    </w:p>
    <w:p w14:paraId="2019D242" w14:textId="76F341E0" w:rsidR="00E71C51" w:rsidRPr="00440794" w:rsidRDefault="00E71C51"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440794">
        <w:rPr>
          <w:rFonts w:ascii="Times New Roman" w:eastAsia="KaiTi" w:hAnsi="Times New Roman" w:cs="Times New Roman" w:hint="eastAsia"/>
          <w:b/>
          <w:bCs/>
          <w:snapToGrid/>
          <w:kern w:val="2"/>
          <w:sz w:val="24"/>
          <w:szCs w:val="24"/>
        </w:rPr>
        <w:t>项目</w:t>
      </w:r>
      <w:r w:rsidR="0016727B" w:rsidRPr="00440794">
        <w:rPr>
          <w:rFonts w:ascii="Times New Roman" w:eastAsia="KaiTi" w:hAnsi="Times New Roman" w:cs="Times New Roman" w:hint="eastAsia"/>
          <w:b/>
          <w:bCs/>
          <w:snapToGrid/>
          <w:kern w:val="2"/>
          <w:sz w:val="24"/>
          <w:szCs w:val="24"/>
        </w:rPr>
        <w:t>四</w:t>
      </w:r>
      <w:r w:rsidRPr="00440794">
        <w:rPr>
          <w:rFonts w:ascii="Times New Roman" w:eastAsia="KaiTi" w:hAnsi="Times New Roman" w:cs="Times New Roman" w:hint="eastAsia"/>
          <w:b/>
          <w:bCs/>
          <w:snapToGrid/>
          <w:kern w:val="2"/>
          <w:sz w:val="24"/>
          <w:szCs w:val="24"/>
        </w:rPr>
        <w:t>：美国猪流感病毒在不同养殖体系中的传播网络分析</w:t>
      </w:r>
    </w:p>
    <w:p w14:paraId="19A3DE4F" w14:textId="21A61DE1" w:rsidR="00E71C51" w:rsidRPr="00E71C51" w:rsidRDefault="00E71C51"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E71C51">
        <w:rPr>
          <w:rFonts w:ascii="Times New Roman" w:eastAsia="KaiTi" w:hAnsi="Times New Roman" w:cs="Times New Roman" w:hint="eastAsia"/>
          <w:snapToGrid/>
          <w:kern w:val="2"/>
          <w:sz w:val="24"/>
          <w:szCs w:val="24"/>
        </w:rPr>
        <w:t>开展时间：</w:t>
      </w:r>
      <w:r w:rsidRPr="00E71C51">
        <w:rPr>
          <w:rFonts w:ascii="Times New Roman" w:eastAsia="KaiTi" w:hAnsi="Times New Roman" w:cs="Times New Roman"/>
          <w:snapToGrid/>
          <w:kern w:val="2"/>
          <w:sz w:val="24"/>
          <w:szCs w:val="24"/>
        </w:rPr>
        <w:t>202</w:t>
      </w:r>
      <w:r w:rsidR="00284DB9">
        <w:rPr>
          <w:rFonts w:ascii="Times New Roman" w:eastAsia="KaiTi" w:hAnsi="Times New Roman" w:cs="Times New Roman" w:hint="eastAsia"/>
          <w:snapToGrid/>
          <w:kern w:val="2"/>
          <w:sz w:val="24"/>
          <w:szCs w:val="24"/>
        </w:rPr>
        <w:t>4</w:t>
      </w:r>
      <w:r w:rsidRPr="00E71C51">
        <w:rPr>
          <w:rFonts w:ascii="Times New Roman" w:eastAsia="KaiTi" w:hAnsi="Times New Roman" w:cs="Times New Roman"/>
          <w:snapToGrid/>
          <w:kern w:val="2"/>
          <w:sz w:val="24"/>
          <w:szCs w:val="24"/>
        </w:rPr>
        <w:t>.0</w:t>
      </w:r>
      <w:r w:rsidR="00284DB9">
        <w:rPr>
          <w:rFonts w:ascii="Times New Roman" w:eastAsia="KaiTi" w:hAnsi="Times New Roman" w:cs="Times New Roman" w:hint="eastAsia"/>
          <w:snapToGrid/>
          <w:kern w:val="2"/>
          <w:sz w:val="24"/>
          <w:szCs w:val="24"/>
        </w:rPr>
        <w:t>4</w:t>
      </w:r>
      <w:r w:rsidRPr="00E71C51">
        <w:rPr>
          <w:rFonts w:ascii="Times New Roman" w:eastAsia="KaiTi" w:hAnsi="Times New Roman" w:cs="Times New Roman"/>
          <w:snapToGrid/>
          <w:kern w:val="2"/>
          <w:sz w:val="24"/>
          <w:szCs w:val="24"/>
        </w:rPr>
        <w:t xml:space="preserve"> ~ </w:t>
      </w:r>
      <w:r w:rsidR="00284DB9" w:rsidRPr="00284DB9">
        <w:rPr>
          <w:rFonts w:ascii="Times New Roman" w:eastAsia="KaiTi" w:hAnsi="Times New Roman" w:cs="Times New Roman"/>
          <w:snapToGrid/>
          <w:kern w:val="2"/>
          <w:sz w:val="24"/>
          <w:szCs w:val="24"/>
        </w:rPr>
        <w:t>2024.</w:t>
      </w:r>
      <w:r w:rsidR="00877BC4">
        <w:rPr>
          <w:rFonts w:ascii="Times New Roman" w:eastAsia="KaiTi" w:hAnsi="Times New Roman" w:cs="Times New Roman" w:hint="eastAsia"/>
          <w:snapToGrid/>
          <w:kern w:val="2"/>
          <w:sz w:val="24"/>
          <w:szCs w:val="24"/>
        </w:rPr>
        <w:t>12</w:t>
      </w:r>
    </w:p>
    <w:p w14:paraId="56F1D58B" w14:textId="73614DA0" w:rsidR="00E71C51" w:rsidRDefault="00E71C51" w:rsidP="00EF625E">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E71C51">
        <w:rPr>
          <w:rFonts w:ascii="Times New Roman" w:eastAsia="KaiTi" w:hAnsi="Times New Roman" w:cs="Times New Roman" w:hint="eastAsia"/>
          <w:snapToGrid/>
          <w:kern w:val="2"/>
          <w:sz w:val="24"/>
          <w:szCs w:val="24"/>
        </w:rPr>
        <w:t>项目概述：本项目基于</w:t>
      </w:r>
      <w:r w:rsidRPr="00E71C51">
        <w:rPr>
          <w:rFonts w:ascii="Times New Roman" w:eastAsia="KaiTi" w:hAnsi="Times New Roman" w:cs="Times New Roman"/>
          <w:snapToGrid/>
          <w:kern w:val="2"/>
          <w:sz w:val="24"/>
          <w:szCs w:val="24"/>
        </w:rPr>
        <w:t>2004</w:t>
      </w:r>
      <w:r w:rsidRPr="00E71C51">
        <w:rPr>
          <w:rFonts w:ascii="Times New Roman" w:eastAsia="KaiTi" w:hAnsi="Times New Roman" w:cs="Times New Roman" w:hint="eastAsia"/>
          <w:snapToGrid/>
          <w:kern w:val="2"/>
          <w:sz w:val="24"/>
          <w:szCs w:val="24"/>
        </w:rPr>
        <w:t>至</w:t>
      </w:r>
      <w:r w:rsidRPr="00E71C51">
        <w:rPr>
          <w:rFonts w:ascii="Times New Roman" w:eastAsia="KaiTi" w:hAnsi="Times New Roman" w:cs="Times New Roman"/>
          <w:snapToGrid/>
          <w:kern w:val="2"/>
          <w:sz w:val="24"/>
          <w:szCs w:val="24"/>
        </w:rPr>
        <w:t>2022</w:t>
      </w:r>
      <w:r w:rsidRPr="00E71C51">
        <w:rPr>
          <w:rFonts w:ascii="Times New Roman" w:eastAsia="KaiTi" w:hAnsi="Times New Roman" w:cs="Times New Roman" w:hint="eastAsia"/>
          <w:snapToGrid/>
          <w:kern w:val="2"/>
          <w:sz w:val="24"/>
          <w:szCs w:val="24"/>
        </w:rPr>
        <w:t>年美国上百个养殖场的猪流感病毒</w:t>
      </w:r>
      <w:r w:rsidR="0090514D">
        <w:rPr>
          <w:rFonts w:ascii="Times New Roman" w:eastAsia="KaiTi" w:hAnsi="Times New Roman" w:cs="Times New Roman" w:hint="eastAsia"/>
          <w:snapToGrid/>
          <w:kern w:val="2"/>
          <w:sz w:val="24"/>
          <w:szCs w:val="24"/>
        </w:rPr>
        <w:t xml:space="preserve"> </w:t>
      </w:r>
      <w:r w:rsidRPr="00E71C51">
        <w:rPr>
          <w:rFonts w:ascii="Times New Roman" w:eastAsia="KaiTi" w:hAnsi="Times New Roman" w:cs="Times New Roman"/>
          <w:snapToGrid/>
          <w:kern w:val="2"/>
          <w:sz w:val="24"/>
          <w:szCs w:val="24"/>
        </w:rPr>
        <w:t>(SwIV)</w:t>
      </w:r>
      <w:r w:rsidR="0090514D">
        <w:rPr>
          <w:rFonts w:ascii="Times New Roman" w:eastAsia="KaiTi" w:hAnsi="Times New Roman" w:cs="Times New Roman" w:hint="eastAsia"/>
          <w:snapToGrid/>
          <w:kern w:val="2"/>
          <w:sz w:val="24"/>
          <w:szCs w:val="24"/>
        </w:rPr>
        <w:t xml:space="preserve"> </w:t>
      </w:r>
      <w:r w:rsidRPr="00E71C51">
        <w:rPr>
          <w:rFonts w:ascii="Times New Roman" w:eastAsia="KaiTi" w:hAnsi="Times New Roman" w:cs="Times New Roman" w:hint="eastAsia"/>
          <w:snapToGrid/>
          <w:kern w:val="2"/>
          <w:sz w:val="24"/>
          <w:szCs w:val="24"/>
        </w:rPr>
        <w:t>监测数据，分析病毒在不同养殖体系中的传播网络。初步结果显示，大型养殖系统在跨区域传播中扮演核心驱动角色，而小型系统则相对被动。本研究旨在揭示</w:t>
      </w:r>
      <w:r w:rsidRPr="00E71C51">
        <w:rPr>
          <w:rFonts w:ascii="Times New Roman" w:eastAsia="KaiTi" w:hAnsi="Times New Roman" w:cs="Times New Roman"/>
          <w:snapToGrid/>
          <w:kern w:val="2"/>
          <w:sz w:val="24"/>
          <w:szCs w:val="24"/>
        </w:rPr>
        <w:t>SwIV</w:t>
      </w:r>
      <w:r w:rsidRPr="00E71C51">
        <w:rPr>
          <w:rFonts w:ascii="Times New Roman" w:eastAsia="KaiTi" w:hAnsi="Times New Roman" w:cs="Times New Roman" w:hint="eastAsia"/>
          <w:snapToGrid/>
          <w:kern w:val="2"/>
          <w:sz w:val="24"/>
          <w:szCs w:val="24"/>
        </w:rPr>
        <w:t>的关键传播模式，为优化病毒监测和制定更精准的防控策略提供科学依据。</w:t>
      </w:r>
    </w:p>
    <w:p w14:paraId="7ED04C91" w14:textId="7019BC58" w:rsidR="00CA50D6" w:rsidRPr="00440794" w:rsidRDefault="00CA50D6" w:rsidP="001D76FA">
      <w:pPr>
        <w:widowControl w:val="0"/>
        <w:kinsoku/>
        <w:autoSpaceDE/>
        <w:autoSpaceDN/>
        <w:spacing w:line="312" w:lineRule="auto"/>
        <w:jc w:val="both"/>
        <w:textAlignment w:val="auto"/>
        <w:rPr>
          <w:rFonts w:ascii="Times New Roman" w:eastAsia="KaiTi" w:hAnsi="Times New Roman" w:cs="Times New Roman"/>
          <w:b/>
          <w:bCs/>
          <w:snapToGrid/>
          <w:kern w:val="2"/>
          <w:sz w:val="24"/>
          <w:szCs w:val="24"/>
        </w:rPr>
      </w:pPr>
      <w:r w:rsidRPr="00440794">
        <w:rPr>
          <w:rFonts w:ascii="Times New Roman" w:eastAsia="KaiTi" w:hAnsi="Times New Roman" w:cs="Times New Roman" w:hint="eastAsia"/>
          <w:b/>
          <w:bCs/>
          <w:snapToGrid/>
          <w:kern w:val="2"/>
          <w:sz w:val="24"/>
          <w:szCs w:val="24"/>
        </w:rPr>
        <w:t>项目五：</w:t>
      </w:r>
      <w:r w:rsidR="002F4291" w:rsidRPr="00440794">
        <w:rPr>
          <w:rFonts w:ascii="Times New Roman" w:eastAsia="KaiTi" w:hAnsi="Times New Roman" w:cs="Times New Roman" w:hint="eastAsia"/>
          <w:b/>
          <w:bCs/>
          <w:snapToGrid/>
          <w:kern w:val="2"/>
          <w:sz w:val="24"/>
          <w:szCs w:val="24"/>
        </w:rPr>
        <w:t>香港放宽新冠探视政策后院内感染的基因组流行病学研究</w:t>
      </w:r>
    </w:p>
    <w:p w14:paraId="52E5618D" w14:textId="33484A08" w:rsidR="00CE3BDD" w:rsidRPr="00CE3BDD" w:rsidRDefault="00CE3BDD"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CE3BDD">
        <w:rPr>
          <w:rFonts w:ascii="Times New Roman" w:eastAsia="KaiTi" w:hAnsi="Times New Roman" w:cs="Times New Roman" w:hint="eastAsia"/>
          <w:snapToGrid/>
          <w:kern w:val="2"/>
          <w:sz w:val="24"/>
          <w:szCs w:val="24"/>
        </w:rPr>
        <w:t>开展时间：</w:t>
      </w:r>
      <w:r w:rsidRPr="00CE3BDD">
        <w:rPr>
          <w:rFonts w:ascii="Times New Roman" w:eastAsia="KaiTi" w:hAnsi="Times New Roman" w:cs="Times New Roman"/>
          <w:snapToGrid/>
          <w:kern w:val="2"/>
          <w:sz w:val="24"/>
          <w:szCs w:val="24"/>
        </w:rPr>
        <w:t>202</w:t>
      </w:r>
      <w:r w:rsidR="001E52A4">
        <w:rPr>
          <w:rFonts w:ascii="Times New Roman" w:eastAsia="KaiTi" w:hAnsi="Times New Roman" w:cs="Times New Roman" w:hint="eastAsia"/>
          <w:snapToGrid/>
          <w:kern w:val="2"/>
          <w:sz w:val="24"/>
          <w:szCs w:val="24"/>
        </w:rPr>
        <w:t>5</w:t>
      </w:r>
      <w:r w:rsidRPr="00CE3BDD">
        <w:rPr>
          <w:rFonts w:ascii="Times New Roman" w:eastAsia="KaiTi" w:hAnsi="Times New Roman" w:cs="Times New Roman"/>
          <w:snapToGrid/>
          <w:kern w:val="2"/>
          <w:sz w:val="24"/>
          <w:szCs w:val="24"/>
        </w:rPr>
        <w:t xml:space="preserve">.05 ~ </w:t>
      </w:r>
      <w:r w:rsidR="007C5024">
        <w:rPr>
          <w:rFonts w:ascii="Times New Roman" w:eastAsia="KaiTi" w:hAnsi="Times New Roman" w:cs="Times New Roman" w:hint="eastAsia"/>
          <w:snapToGrid/>
          <w:kern w:val="2"/>
          <w:sz w:val="24"/>
          <w:szCs w:val="24"/>
        </w:rPr>
        <w:t>至今</w:t>
      </w:r>
    </w:p>
    <w:p w14:paraId="3962A855" w14:textId="44DC3C7C" w:rsidR="002F4291" w:rsidRPr="00E71C51" w:rsidRDefault="00CE3BDD"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CE3BDD">
        <w:rPr>
          <w:rFonts w:ascii="Times New Roman" w:eastAsia="KaiTi" w:hAnsi="Times New Roman" w:cs="Times New Roman" w:hint="eastAsia"/>
          <w:snapToGrid/>
          <w:kern w:val="2"/>
          <w:sz w:val="24"/>
          <w:szCs w:val="24"/>
        </w:rPr>
        <w:t>项目概述：本项目采用基因组流行病学方法，研究</w:t>
      </w:r>
      <w:r w:rsidRPr="00CE3BDD">
        <w:rPr>
          <w:rFonts w:ascii="Times New Roman" w:eastAsia="KaiTi" w:hAnsi="Times New Roman" w:cs="Times New Roman"/>
          <w:snapToGrid/>
          <w:kern w:val="2"/>
          <w:sz w:val="24"/>
          <w:szCs w:val="24"/>
        </w:rPr>
        <w:t>2022</w:t>
      </w:r>
      <w:r w:rsidRPr="00CE3BDD">
        <w:rPr>
          <w:rFonts w:ascii="Times New Roman" w:eastAsia="KaiTi" w:hAnsi="Times New Roman" w:cs="Times New Roman" w:hint="eastAsia"/>
          <w:snapToGrid/>
          <w:kern w:val="2"/>
          <w:sz w:val="24"/>
          <w:szCs w:val="24"/>
        </w:rPr>
        <w:t>年香港放宽新冠探视政策后的院内感染。研究确认了多个</w:t>
      </w:r>
      <w:r w:rsidRPr="00CE3BDD">
        <w:rPr>
          <w:rFonts w:ascii="Times New Roman" w:eastAsia="KaiTi" w:hAnsi="Times New Roman" w:cs="Times New Roman"/>
          <w:snapToGrid/>
          <w:kern w:val="2"/>
          <w:sz w:val="24"/>
          <w:szCs w:val="24"/>
        </w:rPr>
        <w:t>BA.2.2</w:t>
      </w:r>
      <w:r w:rsidRPr="00CE3BDD">
        <w:rPr>
          <w:rFonts w:ascii="Times New Roman" w:eastAsia="KaiTi" w:hAnsi="Times New Roman" w:cs="Times New Roman" w:hint="eastAsia"/>
          <w:snapToGrid/>
          <w:kern w:val="2"/>
          <w:sz w:val="24"/>
          <w:szCs w:val="24"/>
        </w:rPr>
        <w:t>院内传播簇，且传播多局限于单一病房内。关键发现是，病毒从社区持续输入医院的速率，与宏观的社区或跨境流动性指标并无直接关联。此结果表明，当社区广泛传播时，医院独立的感染防控、访客筛查和基因组监测，才是减轻院内传播风险的决定性因素。</w:t>
      </w:r>
    </w:p>
    <w:p w14:paraId="516F89BE" w14:textId="77777777" w:rsidR="008C4429" w:rsidRDefault="008C4429"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p>
    <w:p w14:paraId="2976C9FF" w14:textId="7F582F57" w:rsidR="00A134D9" w:rsidRPr="00815B31" w:rsidRDefault="0075478C" w:rsidP="001D76FA">
      <w:pPr>
        <w:widowControl w:val="0"/>
        <w:kinsoku/>
        <w:autoSpaceDE/>
        <w:autoSpaceDN/>
        <w:spacing w:after="120" w:line="312" w:lineRule="auto"/>
        <w:jc w:val="both"/>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hint="eastAsia"/>
          <w:b/>
          <w:bCs/>
          <w:snapToGrid/>
          <w:kern w:val="2"/>
          <w:sz w:val="24"/>
          <w:szCs w:val="24"/>
        </w:rPr>
        <w:t xml:space="preserve">3. </w:t>
      </w:r>
      <w:r w:rsidRPr="00815B31">
        <w:rPr>
          <w:rFonts w:ascii="Times New Roman" w:eastAsia="KaiTi" w:hAnsi="Times New Roman" w:cs="Times New Roman" w:hint="eastAsia"/>
          <w:b/>
          <w:bCs/>
          <w:snapToGrid/>
          <w:kern w:val="2"/>
          <w:sz w:val="24"/>
          <w:szCs w:val="24"/>
        </w:rPr>
        <w:t>科技活动参与情况</w:t>
      </w:r>
    </w:p>
    <w:p w14:paraId="7D889BF7" w14:textId="4CD5FF10" w:rsidR="00DD60D2" w:rsidRPr="00DD60D2" w:rsidRDefault="00DD60D2" w:rsidP="001D76FA">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DD60D2">
        <w:rPr>
          <w:rFonts w:ascii="Times New Roman" w:eastAsia="KaiTi" w:hAnsi="Times New Roman" w:cs="Times New Roman"/>
          <w:snapToGrid/>
          <w:kern w:val="2"/>
          <w:sz w:val="24"/>
          <w:szCs w:val="24"/>
        </w:rPr>
        <w:t>2024</w:t>
      </w:r>
      <w:r w:rsidR="003D300B">
        <w:rPr>
          <w:rFonts w:ascii="Times New Roman" w:eastAsia="KaiTi" w:hAnsi="Times New Roman" w:cs="Times New Roman"/>
          <w:snapToGrid/>
          <w:kern w:val="2"/>
          <w:sz w:val="24"/>
          <w:szCs w:val="24"/>
        </w:rPr>
        <w:t>.</w:t>
      </w:r>
      <w:r w:rsidRPr="00DD60D2">
        <w:rPr>
          <w:rFonts w:ascii="Times New Roman" w:eastAsia="KaiTi" w:hAnsi="Times New Roman" w:cs="Times New Roman"/>
          <w:snapToGrid/>
          <w:kern w:val="2"/>
          <w:sz w:val="24"/>
          <w:szCs w:val="24"/>
        </w:rPr>
        <w:t>11</w:t>
      </w:r>
      <w:r w:rsidR="003D300B">
        <w:rPr>
          <w:rFonts w:ascii="Times New Roman" w:eastAsia="KaiTi" w:hAnsi="Times New Roman" w:cs="Times New Roman"/>
          <w:snapToGrid/>
          <w:kern w:val="2"/>
          <w:sz w:val="24"/>
          <w:szCs w:val="24"/>
        </w:rPr>
        <w:t>.</w:t>
      </w:r>
      <w:r w:rsidRPr="00DD60D2">
        <w:rPr>
          <w:rFonts w:ascii="Times New Roman" w:eastAsia="KaiTi" w:hAnsi="Times New Roman" w:cs="Times New Roman"/>
          <w:snapToGrid/>
          <w:kern w:val="2"/>
          <w:sz w:val="24"/>
          <w:szCs w:val="24"/>
        </w:rPr>
        <w:t>24</w:t>
      </w:r>
      <w:r w:rsidR="00490DB5">
        <w:rPr>
          <w:rFonts w:ascii="Times New Roman" w:eastAsia="KaiTi" w:hAnsi="Times New Roman" w:cs="Times New Roman" w:hint="eastAsia"/>
          <w:snapToGrid/>
          <w:kern w:val="2"/>
          <w:sz w:val="24"/>
          <w:szCs w:val="24"/>
        </w:rPr>
        <w:t xml:space="preserve"> </w:t>
      </w:r>
      <w:r w:rsidR="00490DB5" w:rsidRPr="00490DB5">
        <w:rPr>
          <w:rFonts w:ascii="Times New Roman" w:eastAsia="KaiTi" w:hAnsi="Times New Roman" w:cs="Times New Roman"/>
          <w:snapToGrid/>
          <w:kern w:val="2"/>
          <w:sz w:val="24"/>
          <w:szCs w:val="24"/>
        </w:rPr>
        <w:t>~ 2024</w:t>
      </w:r>
      <w:r w:rsidR="003D300B">
        <w:rPr>
          <w:rFonts w:ascii="Times New Roman" w:eastAsia="KaiTi" w:hAnsi="Times New Roman" w:cs="Times New Roman"/>
          <w:snapToGrid/>
          <w:kern w:val="2"/>
          <w:sz w:val="24"/>
          <w:szCs w:val="24"/>
        </w:rPr>
        <w:t>.</w:t>
      </w:r>
      <w:r w:rsidR="00490DB5" w:rsidRPr="00490DB5">
        <w:rPr>
          <w:rFonts w:ascii="Times New Roman" w:eastAsia="KaiTi" w:hAnsi="Times New Roman" w:cs="Times New Roman"/>
          <w:snapToGrid/>
          <w:kern w:val="2"/>
          <w:sz w:val="24"/>
          <w:szCs w:val="24"/>
        </w:rPr>
        <w:t>11</w:t>
      </w:r>
      <w:r w:rsidR="003D300B">
        <w:rPr>
          <w:rFonts w:ascii="Times New Roman" w:eastAsia="KaiTi" w:hAnsi="Times New Roman" w:cs="Times New Roman"/>
          <w:snapToGrid/>
          <w:kern w:val="2"/>
          <w:sz w:val="24"/>
          <w:szCs w:val="24"/>
        </w:rPr>
        <w:t>.</w:t>
      </w:r>
      <w:r w:rsidRPr="00DD60D2">
        <w:rPr>
          <w:rFonts w:ascii="Times New Roman" w:eastAsia="KaiTi" w:hAnsi="Times New Roman" w:cs="Times New Roman"/>
          <w:snapToGrid/>
          <w:kern w:val="2"/>
          <w:sz w:val="24"/>
          <w:szCs w:val="24"/>
        </w:rPr>
        <w:t>29</w:t>
      </w:r>
      <w:r w:rsidRPr="00DD60D2">
        <w:rPr>
          <w:rFonts w:ascii="Times New Roman" w:eastAsia="KaiTi" w:hAnsi="Times New Roman" w:cs="Times New Roman" w:hint="eastAsia"/>
          <w:snapToGrid/>
          <w:kern w:val="2"/>
          <w:sz w:val="24"/>
          <w:szCs w:val="24"/>
        </w:rPr>
        <w:t>：</w:t>
      </w:r>
      <w:r w:rsidR="00374FC6">
        <w:rPr>
          <w:rFonts w:ascii="Times New Roman" w:eastAsia="KaiTi" w:hAnsi="Times New Roman" w:cs="Times New Roman" w:hint="eastAsia"/>
          <w:snapToGrid/>
          <w:kern w:val="2"/>
          <w:sz w:val="24"/>
          <w:szCs w:val="24"/>
        </w:rPr>
        <w:t>受</w:t>
      </w:r>
      <w:r w:rsidR="008C7BF8">
        <w:rPr>
          <w:rFonts w:ascii="Times New Roman" w:eastAsia="KaiTi" w:hAnsi="Times New Roman" w:cs="Times New Roman" w:hint="eastAsia"/>
          <w:snapToGrid/>
          <w:kern w:val="2"/>
          <w:sz w:val="24"/>
          <w:szCs w:val="24"/>
        </w:rPr>
        <w:t>“</w:t>
      </w:r>
      <w:r w:rsidR="008C7BF8" w:rsidRPr="008C7BF8">
        <w:rPr>
          <w:rFonts w:ascii="Times New Roman" w:eastAsia="KaiTi" w:hAnsi="Times New Roman" w:cs="Times New Roman"/>
          <w:snapToGrid/>
          <w:kern w:val="2"/>
          <w:sz w:val="24"/>
          <w:szCs w:val="24"/>
        </w:rPr>
        <w:t>Open Medical Institute</w:t>
      </w:r>
      <w:r w:rsidR="008C7BF8">
        <w:rPr>
          <w:rFonts w:ascii="Times New Roman" w:eastAsia="KaiTi" w:hAnsi="Times New Roman" w:cs="Times New Roman" w:hint="eastAsia"/>
          <w:snapToGrid/>
          <w:kern w:val="2"/>
          <w:sz w:val="24"/>
          <w:szCs w:val="24"/>
        </w:rPr>
        <w:t>”</w:t>
      </w:r>
      <w:r w:rsidR="00D56315">
        <w:rPr>
          <w:rFonts w:ascii="Times New Roman" w:eastAsia="KaiTi" w:hAnsi="Times New Roman" w:cs="Times New Roman" w:hint="eastAsia"/>
          <w:snapToGrid/>
          <w:kern w:val="2"/>
          <w:sz w:val="24"/>
          <w:szCs w:val="24"/>
        </w:rPr>
        <w:t>资助，</w:t>
      </w:r>
      <w:r w:rsidRPr="00C660EF">
        <w:rPr>
          <w:rFonts w:ascii="Times New Roman" w:eastAsia="KaiTi" w:hAnsi="Times New Roman" w:cs="Times New Roman" w:hint="eastAsia"/>
          <w:b/>
          <w:bCs/>
          <w:snapToGrid/>
          <w:kern w:val="2"/>
          <w:sz w:val="24"/>
          <w:szCs w:val="24"/>
        </w:rPr>
        <w:t>参加于越南胡志明市巴斯德研究所举办的“全球健康</w:t>
      </w:r>
      <w:r w:rsidR="00176B92" w:rsidRPr="00C660EF">
        <w:rPr>
          <w:rFonts w:ascii="Times New Roman" w:eastAsia="KaiTi" w:hAnsi="Times New Roman" w:cs="Times New Roman" w:hint="eastAsia"/>
          <w:b/>
          <w:bCs/>
          <w:snapToGrid/>
          <w:kern w:val="2"/>
          <w:sz w:val="24"/>
          <w:szCs w:val="24"/>
        </w:rPr>
        <w:t>专题</w:t>
      </w:r>
      <w:r w:rsidRPr="00C660EF">
        <w:rPr>
          <w:rFonts w:ascii="Times New Roman" w:eastAsia="KaiTi" w:hAnsi="Times New Roman" w:cs="Times New Roman" w:hint="eastAsia"/>
          <w:b/>
          <w:bCs/>
          <w:snapToGrid/>
          <w:kern w:val="2"/>
          <w:sz w:val="24"/>
          <w:szCs w:val="24"/>
        </w:rPr>
        <w:t>研讨会：病毒、肝脏与癌症</w:t>
      </w:r>
      <w:r w:rsidRPr="00C660EF">
        <w:rPr>
          <w:rFonts w:ascii="Times New Roman" w:eastAsia="KaiTi" w:hAnsi="Times New Roman" w:cs="Times New Roman"/>
          <w:b/>
          <w:bCs/>
          <w:snapToGrid/>
          <w:kern w:val="2"/>
          <w:sz w:val="24"/>
          <w:szCs w:val="24"/>
        </w:rPr>
        <w:t>”</w:t>
      </w:r>
      <w:r w:rsidRPr="00DD60D2">
        <w:rPr>
          <w:rFonts w:ascii="Times New Roman" w:eastAsia="KaiTi" w:hAnsi="Times New Roman" w:cs="Times New Roman" w:hint="eastAsia"/>
          <w:snapToGrid/>
          <w:kern w:val="2"/>
          <w:sz w:val="24"/>
          <w:szCs w:val="24"/>
        </w:rPr>
        <w:t>。</w:t>
      </w:r>
    </w:p>
    <w:p w14:paraId="78928B96" w14:textId="0E15CD6B" w:rsidR="00DD60D2" w:rsidRPr="00DD60D2" w:rsidRDefault="00DD60D2" w:rsidP="001D76FA">
      <w:pPr>
        <w:widowControl w:val="0"/>
        <w:kinsoku/>
        <w:autoSpaceDE/>
        <w:autoSpaceDN/>
        <w:spacing w:after="120" w:line="312" w:lineRule="auto"/>
        <w:jc w:val="both"/>
        <w:textAlignment w:val="auto"/>
        <w:rPr>
          <w:rFonts w:ascii="Times New Roman" w:eastAsia="KaiTi" w:hAnsi="Times New Roman" w:cs="Times New Roman"/>
          <w:snapToGrid/>
          <w:kern w:val="2"/>
          <w:sz w:val="24"/>
          <w:szCs w:val="24"/>
        </w:rPr>
      </w:pPr>
      <w:r w:rsidRPr="00DD60D2">
        <w:rPr>
          <w:rFonts w:ascii="Times New Roman" w:eastAsia="KaiTi" w:hAnsi="Times New Roman" w:cs="Times New Roman"/>
          <w:snapToGrid/>
          <w:kern w:val="2"/>
          <w:sz w:val="24"/>
          <w:szCs w:val="24"/>
        </w:rPr>
        <w:t>2024</w:t>
      </w:r>
      <w:r w:rsidR="003D300B">
        <w:rPr>
          <w:rFonts w:ascii="Times New Roman" w:eastAsia="KaiTi" w:hAnsi="Times New Roman" w:cs="Times New Roman"/>
          <w:snapToGrid/>
          <w:kern w:val="2"/>
          <w:sz w:val="24"/>
          <w:szCs w:val="24"/>
        </w:rPr>
        <w:t>.</w:t>
      </w:r>
      <w:r w:rsidR="00497474">
        <w:rPr>
          <w:rFonts w:ascii="Times New Roman" w:eastAsia="KaiTi" w:hAnsi="Times New Roman" w:cs="Times New Roman" w:hint="eastAsia"/>
          <w:snapToGrid/>
          <w:kern w:val="2"/>
          <w:sz w:val="24"/>
          <w:szCs w:val="24"/>
        </w:rPr>
        <w:t>0</w:t>
      </w:r>
      <w:r w:rsidRPr="00DD60D2">
        <w:rPr>
          <w:rFonts w:ascii="Times New Roman" w:eastAsia="KaiTi" w:hAnsi="Times New Roman" w:cs="Times New Roman"/>
          <w:snapToGrid/>
          <w:kern w:val="2"/>
          <w:sz w:val="24"/>
          <w:szCs w:val="24"/>
        </w:rPr>
        <w:t>9</w:t>
      </w:r>
      <w:r w:rsidR="003D300B">
        <w:rPr>
          <w:rFonts w:ascii="Times New Roman" w:eastAsia="KaiTi" w:hAnsi="Times New Roman" w:cs="Times New Roman"/>
          <w:snapToGrid/>
          <w:kern w:val="2"/>
          <w:sz w:val="24"/>
          <w:szCs w:val="24"/>
        </w:rPr>
        <w:t>.</w:t>
      </w:r>
      <w:r w:rsidRPr="00DD60D2">
        <w:rPr>
          <w:rFonts w:ascii="Times New Roman" w:eastAsia="KaiTi" w:hAnsi="Times New Roman" w:cs="Times New Roman"/>
          <w:snapToGrid/>
          <w:kern w:val="2"/>
          <w:sz w:val="24"/>
          <w:szCs w:val="24"/>
        </w:rPr>
        <w:t>2</w:t>
      </w:r>
      <w:r w:rsidR="00497474">
        <w:rPr>
          <w:rFonts w:ascii="Times New Roman" w:eastAsia="KaiTi" w:hAnsi="Times New Roman" w:cs="Times New Roman" w:hint="eastAsia"/>
          <w:snapToGrid/>
          <w:kern w:val="2"/>
          <w:sz w:val="24"/>
          <w:szCs w:val="24"/>
        </w:rPr>
        <w:t>9</w:t>
      </w:r>
      <w:r w:rsidR="001825DD">
        <w:rPr>
          <w:rFonts w:ascii="Times New Roman" w:eastAsia="KaiTi" w:hAnsi="Times New Roman" w:cs="Times New Roman" w:hint="eastAsia"/>
          <w:snapToGrid/>
          <w:kern w:val="2"/>
          <w:sz w:val="24"/>
          <w:szCs w:val="24"/>
        </w:rPr>
        <w:t xml:space="preserve"> </w:t>
      </w:r>
      <w:r w:rsidR="00497474" w:rsidRPr="00497474">
        <w:rPr>
          <w:rFonts w:ascii="Times New Roman" w:eastAsia="KaiTi" w:hAnsi="Times New Roman" w:cs="Times New Roman"/>
          <w:snapToGrid/>
          <w:kern w:val="2"/>
          <w:sz w:val="24"/>
          <w:szCs w:val="24"/>
        </w:rPr>
        <w:t xml:space="preserve">~ </w:t>
      </w:r>
      <w:r w:rsidR="001825DD">
        <w:rPr>
          <w:rFonts w:ascii="Times New Roman" w:eastAsia="KaiTi" w:hAnsi="Times New Roman" w:cs="Times New Roman" w:hint="eastAsia"/>
          <w:snapToGrid/>
          <w:kern w:val="2"/>
          <w:sz w:val="24"/>
          <w:szCs w:val="24"/>
        </w:rPr>
        <w:t>2024</w:t>
      </w:r>
      <w:r w:rsidR="003D300B">
        <w:rPr>
          <w:rFonts w:ascii="Times New Roman" w:eastAsia="KaiTi" w:hAnsi="Times New Roman" w:cs="Times New Roman"/>
          <w:snapToGrid/>
          <w:kern w:val="2"/>
          <w:sz w:val="24"/>
          <w:szCs w:val="24"/>
        </w:rPr>
        <w:t>.</w:t>
      </w:r>
      <w:r w:rsidRPr="00DD60D2">
        <w:rPr>
          <w:rFonts w:ascii="Times New Roman" w:eastAsia="KaiTi" w:hAnsi="Times New Roman" w:cs="Times New Roman"/>
          <w:snapToGrid/>
          <w:kern w:val="2"/>
          <w:sz w:val="24"/>
          <w:szCs w:val="24"/>
        </w:rPr>
        <w:t>10</w:t>
      </w:r>
      <w:r w:rsidR="003D300B">
        <w:rPr>
          <w:rFonts w:ascii="Times New Roman" w:eastAsia="KaiTi" w:hAnsi="Times New Roman" w:cs="Times New Roman"/>
          <w:snapToGrid/>
          <w:kern w:val="2"/>
          <w:sz w:val="24"/>
          <w:szCs w:val="24"/>
        </w:rPr>
        <w:t>.</w:t>
      </w:r>
      <w:r w:rsidR="001825DD">
        <w:rPr>
          <w:rFonts w:ascii="Times New Roman" w:eastAsia="KaiTi" w:hAnsi="Times New Roman" w:cs="Times New Roman" w:hint="eastAsia"/>
          <w:snapToGrid/>
          <w:kern w:val="2"/>
          <w:sz w:val="24"/>
          <w:szCs w:val="24"/>
        </w:rPr>
        <w:t>0</w:t>
      </w:r>
      <w:r w:rsidRPr="00DD60D2">
        <w:rPr>
          <w:rFonts w:ascii="Times New Roman" w:eastAsia="KaiTi" w:hAnsi="Times New Roman" w:cs="Times New Roman"/>
          <w:snapToGrid/>
          <w:kern w:val="2"/>
          <w:sz w:val="24"/>
          <w:szCs w:val="24"/>
        </w:rPr>
        <w:t>2</w:t>
      </w:r>
      <w:r w:rsidR="00562CFC">
        <w:rPr>
          <w:rFonts w:ascii="Times New Roman" w:eastAsia="KaiTi" w:hAnsi="Times New Roman" w:cs="Times New Roman" w:hint="eastAsia"/>
          <w:snapToGrid/>
          <w:kern w:val="2"/>
          <w:sz w:val="24"/>
          <w:szCs w:val="24"/>
        </w:rPr>
        <w:t>：</w:t>
      </w:r>
      <w:r w:rsidR="00735549">
        <w:rPr>
          <w:rFonts w:ascii="Times New Roman" w:eastAsia="KaiTi" w:hAnsi="Times New Roman" w:cs="Times New Roman" w:hint="eastAsia"/>
          <w:snapToGrid/>
          <w:kern w:val="2"/>
          <w:sz w:val="24"/>
          <w:szCs w:val="24"/>
        </w:rPr>
        <w:t>受“香港研资局资助”，</w:t>
      </w:r>
      <w:r w:rsidRPr="00C660EF">
        <w:rPr>
          <w:rFonts w:ascii="Times New Roman" w:eastAsia="KaiTi" w:hAnsi="Times New Roman" w:cs="Times New Roman" w:hint="eastAsia"/>
          <w:b/>
          <w:bCs/>
          <w:snapToGrid/>
          <w:kern w:val="2"/>
          <w:sz w:val="24"/>
          <w:szCs w:val="24"/>
        </w:rPr>
        <w:t>参加于澳大利亚布里斯班举办的“第十二届</w:t>
      </w:r>
      <w:r w:rsidR="001825DD" w:rsidRPr="00C660EF">
        <w:rPr>
          <w:rFonts w:ascii="Times New Roman" w:eastAsia="KaiTi" w:hAnsi="Times New Roman" w:cs="Times New Roman" w:hint="eastAsia"/>
          <w:b/>
          <w:bCs/>
          <w:snapToGrid/>
          <w:kern w:val="2"/>
          <w:sz w:val="24"/>
          <w:szCs w:val="24"/>
        </w:rPr>
        <w:t>国际</w:t>
      </w:r>
      <w:r w:rsidRPr="00C660EF">
        <w:rPr>
          <w:rFonts w:ascii="Times New Roman" w:eastAsia="KaiTi" w:hAnsi="Times New Roman" w:cs="Times New Roman" w:hint="eastAsia"/>
          <w:b/>
          <w:bCs/>
          <w:snapToGrid/>
          <w:kern w:val="2"/>
          <w:sz w:val="24"/>
          <w:szCs w:val="24"/>
        </w:rPr>
        <w:t>流感控制大会</w:t>
      </w:r>
      <w:r w:rsidRPr="00C660EF">
        <w:rPr>
          <w:rFonts w:ascii="Times New Roman" w:eastAsia="KaiTi" w:hAnsi="Times New Roman" w:cs="Times New Roman"/>
          <w:b/>
          <w:bCs/>
          <w:snapToGrid/>
          <w:kern w:val="2"/>
          <w:sz w:val="24"/>
          <w:szCs w:val="24"/>
        </w:rPr>
        <w:t xml:space="preserve"> </w:t>
      </w:r>
      <w:r w:rsidR="001825DD" w:rsidRPr="00C660EF">
        <w:rPr>
          <w:rFonts w:ascii="Times New Roman" w:eastAsia="KaiTi" w:hAnsi="Times New Roman" w:cs="Times New Roman" w:hint="eastAsia"/>
          <w:b/>
          <w:bCs/>
          <w:snapToGrid/>
          <w:kern w:val="2"/>
          <w:sz w:val="24"/>
          <w:szCs w:val="24"/>
        </w:rPr>
        <w:t>（</w:t>
      </w:r>
      <w:r w:rsidRPr="00C660EF">
        <w:rPr>
          <w:rFonts w:ascii="Times New Roman" w:eastAsia="KaiTi" w:hAnsi="Times New Roman" w:cs="Times New Roman"/>
          <w:b/>
          <w:bCs/>
          <w:snapToGrid/>
          <w:kern w:val="2"/>
          <w:sz w:val="24"/>
          <w:szCs w:val="24"/>
        </w:rPr>
        <w:t>OPTIONS XII</w:t>
      </w:r>
      <w:r w:rsidR="001825DD" w:rsidRPr="00C660EF">
        <w:rPr>
          <w:rFonts w:ascii="Times New Roman" w:eastAsia="KaiTi" w:hAnsi="Times New Roman" w:cs="Times New Roman" w:hint="eastAsia"/>
          <w:b/>
          <w:bCs/>
          <w:snapToGrid/>
          <w:kern w:val="2"/>
          <w:sz w:val="24"/>
          <w:szCs w:val="24"/>
        </w:rPr>
        <w:t>）</w:t>
      </w:r>
      <w:r w:rsidRPr="00C660EF">
        <w:rPr>
          <w:rFonts w:ascii="Times New Roman" w:eastAsia="KaiTi" w:hAnsi="Times New Roman" w:cs="Times New Roman"/>
          <w:b/>
          <w:bCs/>
          <w:snapToGrid/>
          <w:kern w:val="2"/>
          <w:sz w:val="24"/>
          <w:szCs w:val="24"/>
        </w:rPr>
        <w:t>”</w:t>
      </w:r>
      <w:r w:rsidRPr="00DD60D2">
        <w:rPr>
          <w:rFonts w:ascii="Times New Roman" w:eastAsia="KaiTi" w:hAnsi="Times New Roman" w:cs="Times New Roman" w:hint="eastAsia"/>
          <w:snapToGrid/>
          <w:kern w:val="2"/>
          <w:sz w:val="24"/>
          <w:szCs w:val="24"/>
        </w:rPr>
        <w:t>。</w:t>
      </w:r>
      <w:r w:rsidR="00AC3ECA">
        <w:rPr>
          <w:rFonts w:ascii="Times New Roman" w:eastAsia="KaiTi" w:hAnsi="Times New Roman" w:cs="Times New Roman" w:hint="eastAsia"/>
          <w:snapToGrid/>
          <w:kern w:val="2"/>
          <w:sz w:val="24"/>
          <w:szCs w:val="24"/>
        </w:rPr>
        <w:t>以</w:t>
      </w:r>
      <w:r w:rsidR="004D44C6">
        <w:rPr>
          <w:rFonts w:ascii="Times New Roman" w:eastAsia="KaiTi" w:hAnsi="Times New Roman" w:cs="Times New Roman" w:hint="eastAsia"/>
          <w:snapToGrid/>
          <w:kern w:val="2"/>
          <w:sz w:val="24"/>
          <w:szCs w:val="24"/>
        </w:rPr>
        <w:t>第一作者</w:t>
      </w:r>
      <w:r w:rsidRPr="00DD60D2">
        <w:rPr>
          <w:rFonts w:ascii="Times New Roman" w:eastAsia="KaiTi" w:hAnsi="Times New Roman" w:cs="Times New Roman" w:hint="eastAsia"/>
          <w:snapToGrid/>
          <w:kern w:val="2"/>
          <w:sz w:val="24"/>
          <w:szCs w:val="24"/>
        </w:rPr>
        <w:t>发表会议摘要，</w:t>
      </w:r>
      <w:r w:rsidR="0086726E">
        <w:rPr>
          <w:rFonts w:ascii="Times New Roman" w:eastAsia="KaiTi" w:hAnsi="Times New Roman" w:cs="Times New Roman" w:hint="eastAsia"/>
          <w:snapToGrid/>
          <w:kern w:val="2"/>
          <w:sz w:val="24"/>
          <w:szCs w:val="24"/>
        </w:rPr>
        <w:t>主</w:t>
      </w:r>
      <w:r w:rsidRPr="00DD60D2">
        <w:rPr>
          <w:rFonts w:ascii="Times New Roman" w:eastAsia="KaiTi" w:hAnsi="Times New Roman" w:cs="Times New Roman" w:hint="eastAsia"/>
          <w:snapToGrid/>
          <w:kern w:val="2"/>
          <w:sz w:val="24"/>
          <w:szCs w:val="24"/>
        </w:rPr>
        <w:t>题为“新冠疫情期间澳大利亚呼吸道合胞病毒的流行病学与演化</w:t>
      </w:r>
      <w:r w:rsidRPr="00DD60D2">
        <w:rPr>
          <w:rFonts w:ascii="Times New Roman" w:eastAsia="KaiTi" w:hAnsi="Times New Roman" w:cs="Times New Roman"/>
          <w:snapToGrid/>
          <w:kern w:val="2"/>
          <w:sz w:val="24"/>
          <w:szCs w:val="24"/>
        </w:rPr>
        <w:t>”</w:t>
      </w:r>
      <w:r w:rsidRPr="00DD60D2">
        <w:rPr>
          <w:rFonts w:ascii="Times New Roman" w:eastAsia="KaiTi" w:hAnsi="Times New Roman" w:cs="Times New Roman" w:hint="eastAsia"/>
          <w:snapToGrid/>
          <w:kern w:val="2"/>
          <w:sz w:val="24"/>
          <w:szCs w:val="24"/>
        </w:rPr>
        <w:t>。</w:t>
      </w:r>
    </w:p>
    <w:p w14:paraId="3F35CE2E" w14:textId="58A9D820" w:rsidR="0002099F" w:rsidRDefault="00562CFC"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r w:rsidRPr="00562CFC">
        <w:rPr>
          <w:rFonts w:ascii="Times New Roman" w:eastAsia="KaiTi" w:hAnsi="Times New Roman" w:cs="Times New Roman"/>
          <w:snapToGrid/>
          <w:kern w:val="2"/>
          <w:sz w:val="24"/>
          <w:szCs w:val="24"/>
        </w:rPr>
        <w:t>202</w:t>
      </w:r>
      <w:r w:rsidR="00C45F79">
        <w:rPr>
          <w:rFonts w:ascii="Times New Roman" w:eastAsia="KaiTi" w:hAnsi="Times New Roman" w:cs="Times New Roman" w:hint="eastAsia"/>
          <w:snapToGrid/>
          <w:kern w:val="2"/>
          <w:sz w:val="24"/>
          <w:szCs w:val="24"/>
        </w:rPr>
        <w:t>3</w:t>
      </w:r>
      <w:r w:rsidR="003D300B">
        <w:rPr>
          <w:rFonts w:ascii="Times New Roman" w:eastAsia="KaiTi" w:hAnsi="Times New Roman" w:cs="Times New Roman"/>
          <w:snapToGrid/>
          <w:kern w:val="2"/>
          <w:sz w:val="24"/>
          <w:szCs w:val="24"/>
        </w:rPr>
        <w:t>.</w:t>
      </w:r>
      <w:r w:rsidR="00862ECF">
        <w:rPr>
          <w:rFonts w:ascii="Times New Roman" w:eastAsia="KaiTi" w:hAnsi="Times New Roman" w:cs="Times New Roman" w:hint="eastAsia"/>
          <w:snapToGrid/>
          <w:kern w:val="2"/>
          <w:sz w:val="24"/>
          <w:szCs w:val="24"/>
        </w:rPr>
        <w:t>11</w:t>
      </w:r>
      <w:r w:rsidR="003D300B">
        <w:rPr>
          <w:rFonts w:ascii="Times New Roman" w:eastAsia="KaiTi" w:hAnsi="Times New Roman" w:cs="Times New Roman"/>
          <w:snapToGrid/>
          <w:kern w:val="2"/>
          <w:sz w:val="24"/>
          <w:szCs w:val="24"/>
        </w:rPr>
        <w:t>.</w:t>
      </w:r>
      <w:r w:rsidR="009A5591">
        <w:rPr>
          <w:rFonts w:ascii="Times New Roman" w:eastAsia="KaiTi" w:hAnsi="Times New Roman" w:cs="Times New Roman" w:hint="eastAsia"/>
          <w:snapToGrid/>
          <w:kern w:val="2"/>
          <w:sz w:val="24"/>
          <w:szCs w:val="24"/>
        </w:rPr>
        <w:t>0</w:t>
      </w:r>
      <w:r>
        <w:rPr>
          <w:rFonts w:ascii="Times New Roman" w:eastAsia="KaiTi" w:hAnsi="Times New Roman" w:cs="Times New Roman" w:hint="eastAsia"/>
          <w:snapToGrid/>
          <w:kern w:val="2"/>
          <w:sz w:val="24"/>
          <w:szCs w:val="24"/>
        </w:rPr>
        <w:t>8</w:t>
      </w:r>
      <w:r w:rsidR="009A5591">
        <w:rPr>
          <w:rFonts w:ascii="Times New Roman" w:eastAsia="KaiTi" w:hAnsi="Times New Roman" w:cs="Times New Roman" w:hint="eastAsia"/>
          <w:snapToGrid/>
          <w:kern w:val="2"/>
          <w:sz w:val="24"/>
          <w:szCs w:val="24"/>
        </w:rPr>
        <w:t xml:space="preserve"> </w:t>
      </w:r>
      <w:r w:rsidR="009A5591" w:rsidRPr="009A5591">
        <w:rPr>
          <w:rFonts w:ascii="Times New Roman" w:eastAsia="KaiTi" w:hAnsi="Times New Roman" w:cs="Times New Roman"/>
          <w:snapToGrid/>
          <w:kern w:val="2"/>
          <w:sz w:val="24"/>
          <w:szCs w:val="24"/>
        </w:rPr>
        <w:t>~</w:t>
      </w:r>
      <w:r w:rsidR="009A5591">
        <w:rPr>
          <w:rFonts w:ascii="Times New Roman" w:eastAsia="KaiTi" w:hAnsi="Times New Roman" w:cs="Times New Roman" w:hint="eastAsia"/>
          <w:snapToGrid/>
          <w:kern w:val="2"/>
          <w:sz w:val="24"/>
          <w:szCs w:val="24"/>
        </w:rPr>
        <w:t xml:space="preserve"> 2023</w:t>
      </w:r>
      <w:r w:rsidR="003D300B">
        <w:rPr>
          <w:rFonts w:ascii="Times New Roman" w:eastAsia="KaiTi" w:hAnsi="Times New Roman" w:cs="Times New Roman"/>
          <w:snapToGrid/>
          <w:kern w:val="2"/>
          <w:sz w:val="24"/>
          <w:szCs w:val="24"/>
        </w:rPr>
        <w:t>.</w:t>
      </w:r>
      <w:r w:rsidR="009A5591">
        <w:rPr>
          <w:rFonts w:ascii="Times New Roman" w:eastAsia="KaiTi" w:hAnsi="Times New Roman" w:cs="Times New Roman" w:hint="eastAsia"/>
          <w:snapToGrid/>
          <w:kern w:val="2"/>
          <w:sz w:val="24"/>
          <w:szCs w:val="24"/>
        </w:rPr>
        <w:t>11</w:t>
      </w:r>
      <w:r w:rsidR="003D300B">
        <w:rPr>
          <w:rFonts w:ascii="Times New Roman" w:eastAsia="KaiTi" w:hAnsi="Times New Roman" w:cs="Times New Roman"/>
          <w:snapToGrid/>
          <w:kern w:val="2"/>
          <w:sz w:val="24"/>
          <w:szCs w:val="24"/>
        </w:rPr>
        <w:t>.</w:t>
      </w:r>
      <w:r w:rsidR="009A5591">
        <w:rPr>
          <w:rFonts w:ascii="Times New Roman" w:eastAsia="KaiTi" w:hAnsi="Times New Roman" w:cs="Times New Roman" w:hint="eastAsia"/>
          <w:snapToGrid/>
          <w:kern w:val="2"/>
          <w:sz w:val="24"/>
          <w:szCs w:val="24"/>
        </w:rPr>
        <w:t>10</w:t>
      </w:r>
      <w:r w:rsidR="00DD60D2" w:rsidRPr="00DD60D2">
        <w:rPr>
          <w:rFonts w:ascii="Times New Roman" w:eastAsia="KaiTi" w:hAnsi="Times New Roman" w:cs="Times New Roman" w:hint="eastAsia"/>
          <w:snapToGrid/>
          <w:kern w:val="2"/>
          <w:sz w:val="24"/>
          <w:szCs w:val="24"/>
        </w:rPr>
        <w:t>：</w:t>
      </w:r>
      <w:r w:rsidR="00DD60D2" w:rsidRPr="00C660EF">
        <w:rPr>
          <w:rFonts w:ascii="Times New Roman" w:eastAsia="KaiTi" w:hAnsi="Times New Roman" w:cs="Times New Roman" w:hint="eastAsia"/>
          <w:b/>
          <w:bCs/>
          <w:snapToGrid/>
          <w:kern w:val="2"/>
          <w:sz w:val="24"/>
          <w:szCs w:val="24"/>
        </w:rPr>
        <w:t>参加于</w:t>
      </w:r>
      <w:r w:rsidR="009A5591" w:rsidRPr="00C660EF">
        <w:rPr>
          <w:rFonts w:ascii="Times New Roman" w:eastAsia="KaiTi" w:hAnsi="Times New Roman" w:cs="Times New Roman" w:hint="eastAsia"/>
          <w:b/>
          <w:bCs/>
          <w:snapToGrid/>
          <w:kern w:val="2"/>
          <w:sz w:val="24"/>
          <w:szCs w:val="24"/>
        </w:rPr>
        <w:t>中国香港</w:t>
      </w:r>
      <w:r w:rsidR="00DD60D2" w:rsidRPr="00C660EF">
        <w:rPr>
          <w:rFonts w:ascii="Times New Roman" w:eastAsia="KaiTi" w:hAnsi="Times New Roman" w:cs="Times New Roman" w:hint="eastAsia"/>
          <w:b/>
          <w:bCs/>
          <w:snapToGrid/>
          <w:kern w:val="2"/>
          <w:sz w:val="24"/>
          <w:szCs w:val="24"/>
        </w:rPr>
        <w:t>举办的“</w:t>
      </w:r>
      <w:r w:rsidR="009A5591" w:rsidRPr="00C660EF">
        <w:rPr>
          <w:rFonts w:ascii="Times New Roman" w:eastAsia="KaiTi" w:hAnsi="Times New Roman" w:cs="Times New Roman" w:hint="eastAsia"/>
          <w:b/>
          <w:bCs/>
          <w:snapToGrid/>
          <w:kern w:val="2"/>
          <w:sz w:val="24"/>
          <w:szCs w:val="24"/>
        </w:rPr>
        <w:t>国际免疫</w:t>
      </w:r>
      <w:r w:rsidR="00E348D5" w:rsidRPr="00C660EF">
        <w:rPr>
          <w:rFonts w:ascii="Times New Roman" w:eastAsia="KaiTi" w:hAnsi="Times New Roman" w:cs="Times New Roman" w:hint="eastAsia"/>
          <w:b/>
          <w:bCs/>
          <w:snapToGrid/>
          <w:kern w:val="2"/>
          <w:sz w:val="24"/>
          <w:szCs w:val="24"/>
        </w:rPr>
        <w:t>大会</w:t>
      </w:r>
      <w:r w:rsidR="00DD60D2" w:rsidRPr="00C660EF">
        <w:rPr>
          <w:rFonts w:ascii="Times New Roman" w:eastAsia="KaiTi" w:hAnsi="Times New Roman" w:cs="Times New Roman"/>
          <w:b/>
          <w:bCs/>
          <w:snapToGrid/>
          <w:kern w:val="2"/>
          <w:sz w:val="24"/>
          <w:szCs w:val="24"/>
        </w:rPr>
        <w:t>”</w:t>
      </w:r>
      <w:r w:rsidR="00DD60D2" w:rsidRPr="00DD60D2">
        <w:rPr>
          <w:rFonts w:ascii="Times New Roman" w:eastAsia="KaiTi" w:hAnsi="Times New Roman" w:cs="Times New Roman" w:hint="eastAsia"/>
          <w:snapToGrid/>
          <w:kern w:val="2"/>
          <w:sz w:val="24"/>
          <w:szCs w:val="24"/>
        </w:rPr>
        <w:t>。</w:t>
      </w:r>
    </w:p>
    <w:p w14:paraId="19CF7993" w14:textId="77777777" w:rsidR="008C4429" w:rsidRPr="00A134D9" w:rsidRDefault="008C4429" w:rsidP="001D76FA">
      <w:pPr>
        <w:widowControl w:val="0"/>
        <w:kinsoku/>
        <w:autoSpaceDE/>
        <w:autoSpaceDN/>
        <w:spacing w:line="312" w:lineRule="auto"/>
        <w:jc w:val="both"/>
        <w:textAlignment w:val="auto"/>
        <w:rPr>
          <w:rFonts w:ascii="Times New Roman" w:eastAsia="KaiTi" w:hAnsi="Times New Roman" w:cs="Times New Roman"/>
          <w:snapToGrid/>
          <w:kern w:val="2"/>
          <w:sz w:val="24"/>
          <w:szCs w:val="24"/>
        </w:rPr>
      </w:pPr>
    </w:p>
    <w:p w14:paraId="56EDF25D" w14:textId="77777777" w:rsidR="003612D6" w:rsidRPr="00EF71CB" w:rsidRDefault="00AE4AD1" w:rsidP="001D76FA">
      <w:pPr>
        <w:widowControl w:val="0"/>
        <w:kinsoku/>
        <w:autoSpaceDE/>
        <w:autoSpaceDN/>
        <w:spacing w:after="240" w:line="312" w:lineRule="auto"/>
        <w:jc w:val="both"/>
        <w:textAlignment w:val="auto"/>
        <w:rPr>
          <w:rFonts w:ascii="Times New Roman" w:eastAsia="KaiTi" w:hAnsi="Times New Roman" w:cs="Times New Roman"/>
          <w:snapToGrid/>
          <w:kern w:val="2"/>
          <w:sz w:val="28"/>
          <w:szCs w:val="28"/>
          <w:u w:val="single"/>
        </w:rPr>
      </w:pPr>
      <w:r w:rsidRPr="00EF71CB">
        <w:rPr>
          <w:rFonts w:ascii="Times New Roman" w:eastAsia="KaiTi" w:hAnsi="Times New Roman" w:cs="Times New Roman"/>
          <w:snapToGrid/>
          <w:kern w:val="2"/>
          <w:sz w:val="28"/>
          <w:szCs w:val="28"/>
          <w:u w:val="single"/>
        </w:rPr>
        <w:t>（三）本科以来学业成绩</w:t>
      </w:r>
      <w:r w:rsidR="006E0834" w:rsidRPr="00EF71CB">
        <w:rPr>
          <w:rFonts w:ascii="Times New Roman" w:eastAsia="KaiTi" w:hAnsi="Times New Roman" w:cs="Times New Roman"/>
          <w:snapToGrid/>
          <w:kern w:val="2"/>
          <w:sz w:val="28"/>
          <w:szCs w:val="28"/>
          <w:u w:val="single"/>
        </w:rPr>
        <w:t>，发表论文或专利</w:t>
      </w:r>
      <w:r w:rsidR="0014626A" w:rsidRPr="00EF71CB">
        <w:rPr>
          <w:rFonts w:ascii="Times New Roman" w:eastAsia="KaiTi" w:hAnsi="Times New Roman" w:cs="Times New Roman"/>
          <w:snapToGrid/>
          <w:kern w:val="2"/>
          <w:sz w:val="28"/>
          <w:szCs w:val="28"/>
          <w:u w:val="single"/>
        </w:rPr>
        <w:t>，</w:t>
      </w:r>
      <w:r w:rsidR="006E0834" w:rsidRPr="00EF71CB">
        <w:rPr>
          <w:rFonts w:ascii="Times New Roman" w:eastAsia="KaiTi" w:hAnsi="Times New Roman" w:cs="Times New Roman"/>
          <w:snapToGrid/>
          <w:kern w:val="2"/>
          <w:sz w:val="28"/>
          <w:szCs w:val="28"/>
          <w:u w:val="single"/>
        </w:rPr>
        <w:t>以及</w:t>
      </w:r>
      <w:r w:rsidRPr="00EF71CB">
        <w:rPr>
          <w:rFonts w:ascii="Times New Roman" w:eastAsia="KaiTi" w:hAnsi="Times New Roman" w:cs="Times New Roman"/>
          <w:snapToGrid/>
          <w:kern w:val="2"/>
          <w:sz w:val="28"/>
          <w:szCs w:val="28"/>
          <w:u w:val="single"/>
        </w:rPr>
        <w:t>获得奖励情况。</w:t>
      </w:r>
    </w:p>
    <w:p w14:paraId="14416986" w14:textId="53C0AAD0" w:rsidR="00C41D51" w:rsidRPr="00815B31" w:rsidRDefault="001D1A2A" w:rsidP="001D76FA">
      <w:pPr>
        <w:kinsoku/>
        <w:autoSpaceDE/>
        <w:autoSpaceDN/>
        <w:adjustRightInd/>
        <w:snapToGrid/>
        <w:spacing w:after="120" w:line="312" w:lineRule="auto"/>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b/>
          <w:bCs/>
          <w:snapToGrid/>
          <w:kern w:val="2"/>
          <w:sz w:val="24"/>
          <w:szCs w:val="24"/>
        </w:rPr>
        <w:t xml:space="preserve">1. </w:t>
      </w:r>
      <w:r w:rsidRPr="00815B31">
        <w:rPr>
          <w:rFonts w:ascii="Times New Roman" w:eastAsia="KaiTi" w:hAnsi="Times New Roman" w:cs="Times New Roman"/>
          <w:b/>
          <w:bCs/>
          <w:snapToGrid/>
          <w:kern w:val="2"/>
          <w:sz w:val="24"/>
          <w:szCs w:val="24"/>
        </w:rPr>
        <w:t>学业成绩</w:t>
      </w:r>
    </w:p>
    <w:p w14:paraId="584C2FD7" w14:textId="40C3DCD0" w:rsidR="001D1A2A" w:rsidRPr="00D212FA" w:rsidRDefault="00E26360"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snapToGrid/>
          <w:kern w:val="2"/>
          <w:sz w:val="24"/>
          <w:szCs w:val="24"/>
        </w:rPr>
        <w:t xml:space="preserve">  </w:t>
      </w:r>
      <w:r w:rsidR="00D36108" w:rsidRPr="00D212FA">
        <w:rPr>
          <w:rFonts w:ascii="Times New Roman" w:eastAsia="KaiTi" w:hAnsi="Times New Roman" w:cs="Times New Roman" w:hint="eastAsia"/>
          <w:snapToGrid/>
          <w:kern w:val="2"/>
          <w:sz w:val="24"/>
          <w:szCs w:val="24"/>
        </w:rPr>
        <w:t>本科</w:t>
      </w:r>
      <w:r w:rsidR="00220B3A" w:rsidRPr="00D212FA">
        <w:rPr>
          <w:rFonts w:ascii="Times New Roman" w:eastAsia="KaiTi" w:hAnsi="Times New Roman" w:cs="Times New Roman" w:hint="eastAsia"/>
          <w:snapToGrid/>
          <w:kern w:val="2"/>
          <w:sz w:val="24"/>
          <w:szCs w:val="24"/>
        </w:rPr>
        <w:t>期间</w:t>
      </w:r>
      <w:r w:rsidR="00722326" w:rsidRPr="00D212FA">
        <w:rPr>
          <w:rFonts w:ascii="Times New Roman" w:eastAsia="KaiTi" w:hAnsi="Times New Roman" w:cs="Times New Roman" w:hint="eastAsia"/>
          <w:snapToGrid/>
          <w:kern w:val="2"/>
          <w:sz w:val="24"/>
          <w:szCs w:val="24"/>
        </w:rPr>
        <w:t>：</w:t>
      </w:r>
      <w:r w:rsidR="00CC71E9" w:rsidRPr="00D212FA">
        <w:rPr>
          <w:rFonts w:ascii="Times New Roman" w:eastAsia="KaiTi" w:hAnsi="Times New Roman" w:cs="Times New Roman" w:hint="eastAsia"/>
          <w:snapToGrid/>
          <w:kern w:val="2"/>
          <w:sz w:val="24"/>
          <w:szCs w:val="24"/>
        </w:rPr>
        <w:t>共修得</w:t>
      </w:r>
      <w:r w:rsidR="00CC71E9" w:rsidRPr="00D212FA">
        <w:rPr>
          <w:rFonts w:ascii="Times New Roman" w:eastAsia="KaiTi" w:hAnsi="Times New Roman" w:cs="Times New Roman" w:hint="eastAsia"/>
          <w:snapToGrid/>
          <w:kern w:val="2"/>
          <w:sz w:val="24"/>
          <w:szCs w:val="24"/>
        </w:rPr>
        <w:t>200</w:t>
      </w:r>
      <w:r w:rsidR="00CC71E9" w:rsidRPr="00D212FA">
        <w:rPr>
          <w:rFonts w:ascii="Times New Roman" w:eastAsia="KaiTi" w:hAnsi="Times New Roman" w:cs="Times New Roman" w:hint="eastAsia"/>
          <w:snapToGrid/>
          <w:kern w:val="2"/>
          <w:sz w:val="24"/>
          <w:szCs w:val="24"/>
        </w:rPr>
        <w:t>学分，</w:t>
      </w:r>
      <w:r w:rsidR="002E601D">
        <w:rPr>
          <w:rFonts w:ascii="Times New Roman" w:eastAsia="KaiTi" w:hAnsi="Times New Roman" w:cs="Times New Roman" w:hint="eastAsia"/>
          <w:snapToGrid/>
          <w:kern w:val="2"/>
          <w:sz w:val="24"/>
          <w:szCs w:val="24"/>
        </w:rPr>
        <w:t>课程</w:t>
      </w:r>
      <w:r w:rsidR="00CC71E9" w:rsidRPr="00D212FA">
        <w:rPr>
          <w:rFonts w:ascii="Times New Roman" w:eastAsia="KaiTi" w:hAnsi="Times New Roman" w:cs="Times New Roman" w:hint="eastAsia"/>
          <w:snapToGrid/>
          <w:kern w:val="2"/>
          <w:sz w:val="24"/>
          <w:szCs w:val="24"/>
        </w:rPr>
        <w:t>加权平均分</w:t>
      </w:r>
      <w:r w:rsidR="00755696">
        <w:rPr>
          <w:rFonts w:ascii="Times New Roman" w:eastAsia="KaiTi" w:hAnsi="Times New Roman" w:cs="Times New Roman" w:hint="eastAsia"/>
          <w:snapToGrid/>
          <w:kern w:val="2"/>
          <w:sz w:val="24"/>
          <w:szCs w:val="24"/>
        </w:rPr>
        <w:t>为</w:t>
      </w:r>
      <w:r w:rsidR="00CC71E9" w:rsidRPr="00D212FA">
        <w:rPr>
          <w:rFonts w:ascii="Times New Roman" w:eastAsia="KaiTi" w:hAnsi="Times New Roman" w:cs="Times New Roman" w:hint="eastAsia"/>
          <w:snapToGrid/>
          <w:kern w:val="2"/>
          <w:sz w:val="24"/>
          <w:szCs w:val="24"/>
        </w:rPr>
        <w:t>85.15</w:t>
      </w:r>
      <w:r w:rsidR="005E0AE1" w:rsidRPr="00D212FA">
        <w:rPr>
          <w:rFonts w:ascii="Times New Roman" w:eastAsia="KaiTi" w:hAnsi="Times New Roman" w:cs="Times New Roman" w:hint="eastAsia"/>
          <w:snapToGrid/>
          <w:kern w:val="2"/>
          <w:sz w:val="24"/>
          <w:szCs w:val="24"/>
        </w:rPr>
        <w:t>。</w:t>
      </w:r>
    </w:p>
    <w:p w14:paraId="5611050E" w14:textId="2796E068" w:rsidR="00722326" w:rsidRPr="00D212FA" w:rsidRDefault="00E26360"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snapToGrid/>
          <w:kern w:val="2"/>
          <w:sz w:val="24"/>
          <w:szCs w:val="24"/>
        </w:rPr>
        <w:t xml:space="preserve">  </w:t>
      </w:r>
      <w:r w:rsidR="00722326" w:rsidRPr="00D212FA">
        <w:rPr>
          <w:rFonts w:ascii="Times New Roman" w:eastAsia="KaiTi" w:hAnsi="Times New Roman" w:cs="Times New Roman" w:hint="eastAsia"/>
          <w:snapToGrid/>
          <w:kern w:val="2"/>
          <w:sz w:val="24"/>
          <w:szCs w:val="24"/>
        </w:rPr>
        <w:t>博士期间</w:t>
      </w:r>
      <w:r w:rsidR="00220B3A" w:rsidRPr="00D212FA">
        <w:rPr>
          <w:rFonts w:ascii="Times New Roman" w:eastAsia="KaiTi" w:hAnsi="Times New Roman" w:cs="Times New Roman" w:hint="eastAsia"/>
          <w:snapToGrid/>
          <w:kern w:val="2"/>
          <w:sz w:val="24"/>
          <w:szCs w:val="24"/>
        </w:rPr>
        <w:t>：</w:t>
      </w:r>
      <w:r w:rsidR="00F33521" w:rsidRPr="00D212FA">
        <w:rPr>
          <w:rFonts w:ascii="Times New Roman" w:eastAsia="KaiTi" w:hAnsi="Times New Roman" w:cs="Times New Roman" w:hint="eastAsia"/>
          <w:snapToGrid/>
          <w:kern w:val="2"/>
          <w:sz w:val="24"/>
          <w:szCs w:val="24"/>
        </w:rPr>
        <w:t>必修</w:t>
      </w:r>
      <w:r w:rsidR="002A3F33" w:rsidRPr="00D212FA">
        <w:rPr>
          <w:rFonts w:ascii="Times New Roman" w:eastAsia="KaiTi" w:hAnsi="Times New Roman" w:cs="Times New Roman" w:hint="eastAsia"/>
          <w:snapToGrid/>
          <w:kern w:val="2"/>
          <w:sz w:val="24"/>
          <w:szCs w:val="24"/>
        </w:rPr>
        <w:t>课程</w:t>
      </w:r>
      <w:r w:rsidR="00B940C9" w:rsidRPr="00D212FA">
        <w:rPr>
          <w:rFonts w:ascii="Times New Roman" w:eastAsia="KaiTi" w:hAnsi="Times New Roman" w:cs="Times New Roman" w:hint="eastAsia"/>
          <w:snapToGrid/>
          <w:kern w:val="2"/>
          <w:sz w:val="24"/>
          <w:szCs w:val="24"/>
        </w:rPr>
        <w:t>考核</w:t>
      </w:r>
      <w:r w:rsidR="004D62B1">
        <w:rPr>
          <w:rFonts w:ascii="Times New Roman" w:eastAsia="KaiTi" w:hAnsi="Times New Roman" w:cs="Times New Roman" w:hint="eastAsia"/>
          <w:snapToGrid/>
          <w:kern w:val="2"/>
          <w:sz w:val="24"/>
          <w:szCs w:val="24"/>
        </w:rPr>
        <w:t>已</w:t>
      </w:r>
      <w:r w:rsidR="00B940C9" w:rsidRPr="00D212FA">
        <w:rPr>
          <w:rFonts w:ascii="Times New Roman" w:eastAsia="KaiTi" w:hAnsi="Times New Roman" w:cs="Times New Roman" w:hint="eastAsia"/>
          <w:snapToGrid/>
          <w:kern w:val="2"/>
          <w:sz w:val="24"/>
          <w:szCs w:val="24"/>
        </w:rPr>
        <w:t>全部通过</w:t>
      </w:r>
      <w:r w:rsidR="00F33521" w:rsidRPr="00D212FA">
        <w:rPr>
          <w:rFonts w:ascii="Times New Roman" w:eastAsia="KaiTi" w:hAnsi="Times New Roman" w:cs="Times New Roman" w:hint="eastAsia"/>
          <w:snapToGrid/>
          <w:kern w:val="2"/>
          <w:sz w:val="24"/>
          <w:szCs w:val="24"/>
        </w:rPr>
        <w:t>，</w:t>
      </w:r>
      <w:r w:rsidR="00B72273" w:rsidRPr="00D212FA">
        <w:rPr>
          <w:rFonts w:ascii="Times New Roman" w:eastAsia="KaiTi" w:hAnsi="Times New Roman" w:cs="Times New Roman" w:hint="eastAsia"/>
          <w:snapToGrid/>
          <w:kern w:val="2"/>
          <w:sz w:val="24"/>
          <w:szCs w:val="24"/>
        </w:rPr>
        <w:t>已</w:t>
      </w:r>
      <w:r w:rsidR="00F33521" w:rsidRPr="00D212FA">
        <w:rPr>
          <w:rFonts w:ascii="Times New Roman" w:eastAsia="KaiTi" w:hAnsi="Times New Roman" w:cs="Times New Roman" w:hint="eastAsia"/>
          <w:snapToGrid/>
          <w:kern w:val="2"/>
          <w:sz w:val="24"/>
          <w:szCs w:val="24"/>
        </w:rPr>
        <w:t>达到博士资格</w:t>
      </w:r>
      <w:r w:rsidR="00F34938" w:rsidRPr="00D212FA">
        <w:rPr>
          <w:rFonts w:ascii="Times New Roman" w:eastAsia="KaiTi" w:hAnsi="Times New Roman" w:cs="Times New Roman" w:hint="eastAsia"/>
          <w:snapToGrid/>
          <w:kern w:val="2"/>
          <w:sz w:val="24"/>
          <w:szCs w:val="24"/>
        </w:rPr>
        <w:t>审查</w:t>
      </w:r>
      <w:r w:rsidR="00396387" w:rsidRPr="00D212FA">
        <w:rPr>
          <w:rFonts w:ascii="Times New Roman" w:eastAsia="KaiTi" w:hAnsi="Times New Roman" w:cs="Times New Roman" w:hint="eastAsia"/>
          <w:snapToGrid/>
          <w:kern w:val="2"/>
          <w:sz w:val="24"/>
          <w:szCs w:val="24"/>
        </w:rPr>
        <w:t>通过</w:t>
      </w:r>
      <w:r w:rsidR="00F34938" w:rsidRPr="00D212FA">
        <w:rPr>
          <w:rFonts w:ascii="Times New Roman" w:eastAsia="KaiTi" w:hAnsi="Times New Roman" w:cs="Times New Roman" w:hint="eastAsia"/>
          <w:snapToGrid/>
          <w:kern w:val="2"/>
          <w:sz w:val="24"/>
          <w:szCs w:val="24"/>
        </w:rPr>
        <w:t>标准</w:t>
      </w:r>
      <w:r w:rsidR="005E0AE1" w:rsidRPr="00D212FA">
        <w:rPr>
          <w:rFonts w:ascii="Times New Roman" w:eastAsia="KaiTi" w:hAnsi="Times New Roman" w:cs="Times New Roman" w:hint="eastAsia"/>
          <w:snapToGrid/>
          <w:kern w:val="2"/>
          <w:sz w:val="24"/>
          <w:szCs w:val="24"/>
        </w:rPr>
        <w:t>。</w:t>
      </w:r>
    </w:p>
    <w:p w14:paraId="565DF401" w14:textId="77777777" w:rsidR="008C4429" w:rsidRPr="00115310" w:rsidRDefault="008C4429"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p>
    <w:p w14:paraId="4F3282BB" w14:textId="0A4FA0C6" w:rsidR="001D1A2A" w:rsidRPr="00815B31" w:rsidRDefault="001D1A2A" w:rsidP="001D76FA">
      <w:pPr>
        <w:kinsoku/>
        <w:autoSpaceDE/>
        <w:autoSpaceDN/>
        <w:adjustRightInd/>
        <w:snapToGrid/>
        <w:spacing w:after="120" w:line="312" w:lineRule="auto"/>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b/>
          <w:bCs/>
          <w:snapToGrid/>
          <w:kern w:val="2"/>
          <w:sz w:val="24"/>
          <w:szCs w:val="24"/>
        </w:rPr>
        <w:t xml:space="preserve">2. </w:t>
      </w:r>
      <w:r w:rsidRPr="00815B31">
        <w:rPr>
          <w:rFonts w:ascii="Times New Roman" w:eastAsia="KaiTi" w:hAnsi="Times New Roman" w:cs="Times New Roman"/>
          <w:b/>
          <w:bCs/>
          <w:snapToGrid/>
          <w:kern w:val="2"/>
          <w:sz w:val="24"/>
          <w:szCs w:val="24"/>
        </w:rPr>
        <w:t>论文发表情况</w:t>
      </w:r>
    </w:p>
    <w:p w14:paraId="658D859D" w14:textId="39BDBDBD" w:rsidR="00F017E8" w:rsidRPr="00F017E8" w:rsidRDefault="00FA1CD4" w:rsidP="001D76FA">
      <w:pPr>
        <w:kinsoku/>
        <w:autoSpaceDE/>
        <w:autoSpaceDN/>
        <w:adjustRightInd/>
        <w:snapToGrid/>
        <w:spacing w:after="120"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snapToGrid/>
          <w:kern w:val="2"/>
          <w:sz w:val="24"/>
          <w:szCs w:val="24"/>
        </w:rPr>
        <w:t xml:space="preserve">[1] </w:t>
      </w:r>
      <w:r w:rsidR="00F017E8" w:rsidRPr="00F92D6C">
        <w:rPr>
          <w:rFonts w:ascii="Times New Roman" w:eastAsia="KaiTi" w:hAnsi="Times New Roman" w:cs="Times New Roman"/>
          <w:b/>
          <w:bCs/>
          <w:snapToGrid/>
          <w:kern w:val="2"/>
          <w:sz w:val="24"/>
          <w:szCs w:val="24"/>
        </w:rPr>
        <w:t>Resurgence of zoonotic highly pathogenic avian influenza A(H5N1) infections in Cambodia.</w:t>
      </w:r>
      <w:r w:rsidR="00F017E8">
        <w:rPr>
          <w:rFonts w:ascii="Times New Roman" w:eastAsia="KaiTi" w:hAnsi="Times New Roman" w:cs="Times New Roman"/>
          <w:snapToGrid/>
          <w:kern w:val="2"/>
          <w:sz w:val="24"/>
          <w:szCs w:val="24"/>
        </w:rPr>
        <w:t xml:space="preserve"> </w:t>
      </w:r>
      <w:r w:rsidR="00F017E8" w:rsidRPr="00F017E8">
        <w:rPr>
          <w:rFonts w:ascii="Times New Roman" w:eastAsia="KaiTi" w:hAnsi="Times New Roman" w:cs="Times New Roman"/>
          <w:snapToGrid/>
          <w:kern w:val="2"/>
          <w:sz w:val="24"/>
          <w:szCs w:val="24"/>
        </w:rPr>
        <w:t xml:space="preserve">J. Y. Siegers*, R. Xie*, K.M. Edwards*, A.M.P. Byrne*, S. Hu, </w:t>
      </w:r>
      <w:r w:rsidR="00F017E8" w:rsidRPr="001B7393">
        <w:rPr>
          <w:rFonts w:ascii="Times New Roman" w:eastAsia="KaiTi" w:hAnsi="Times New Roman" w:cs="Times New Roman"/>
          <w:b/>
          <w:bCs/>
          <w:snapToGrid/>
          <w:color w:val="0070C0"/>
          <w:kern w:val="2"/>
          <w:sz w:val="24"/>
          <w:szCs w:val="24"/>
        </w:rPr>
        <w:t>R. Wang</w:t>
      </w:r>
      <w:r w:rsidR="00F017E8" w:rsidRPr="00F017E8">
        <w:rPr>
          <w:rFonts w:ascii="Times New Roman" w:eastAsia="KaiTi" w:hAnsi="Times New Roman" w:cs="Times New Roman"/>
          <w:snapToGrid/>
          <w:kern w:val="2"/>
          <w:sz w:val="24"/>
          <w:szCs w:val="24"/>
        </w:rPr>
        <w:t xml:space="preserve">, S. Yann, S. Sin, S. Tok, K. Chea, S. Horm, C. Rith, S. Keo, L. Pum, V. Duong, </w:t>
      </w:r>
      <w:r w:rsidR="00F017E8" w:rsidRPr="00F017E8">
        <w:rPr>
          <w:rFonts w:ascii="Times New Roman" w:eastAsia="KaiTi" w:hAnsi="Times New Roman" w:cs="Times New Roman"/>
          <w:snapToGrid/>
          <w:kern w:val="2"/>
          <w:sz w:val="24"/>
          <w:szCs w:val="24"/>
        </w:rPr>
        <w:lastRenderedPageBreak/>
        <w:t>H. Auerswald, Y. Phou, S. Kol, A. Spiegel, R. Harvey, S. Tum, S. Sorn, B. Seng, Y. Sengdoeurn, C. Darapheak, C. Savuth, M. Hak, V. Ieng, S. Patel, P. Thielen, F.F. Claes, N.S. Lewis, L. Sovann, V. Dhanasekaran, E.A. Karlsson (2025) New England Journal of Medicine</w:t>
      </w:r>
      <w:r w:rsidR="00E2777F">
        <w:rPr>
          <w:rFonts w:ascii="Times New Roman" w:eastAsia="KaiTi" w:hAnsi="Times New Roman" w:cs="Times New Roman" w:hint="eastAsia"/>
          <w:snapToGrid/>
          <w:kern w:val="2"/>
          <w:sz w:val="24"/>
          <w:szCs w:val="24"/>
        </w:rPr>
        <w:t xml:space="preserve"> </w:t>
      </w:r>
      <w:r w:rsidR="00E2777F">
        <w:rPr>
          <w:rFonts w:ascii="Times New Roman" w:eastAsia="KaiTi" w:hAnsi="Times New Roman" w:cs="Times New Roman"/>
          <w:snapToGrid/>
          <w:kern w:val="2"/>
          <w:sz w:val="24"/>
          <w:szCs w:val="24"/>
        </w:rPr>
        <w:t>(accept</w:t>
      </w:r>
      <w:r w:rsidR="009468AB">
        <w:rPr>
          <w:rFonts w:ascii="Times New Roman" w:eastAsia="KaiTi" w:hAnsi="Times New Roman" w:cs="Times New Roman"/>
          <w:snapToGrid/>
          <w:kern w:val="2"/>
          <w:sz w:val="24"/>
          <w:szCs w:val="24"/>
        </w:rPr>
        <w:t>ed</w:t>
      </w:r>
      <w:r w:rsidR="00E2777F">
        <w:rPr>
          <w:rFonts w:ascii="Times New Roman" w:eastAsia="KaiTi" w:hAnsi="Times New Roman" w:cs="Times New Roman"/>
          <w:snapToGrid/>
          <w:kern w:val="2"/>
          <w:sz w:val="24"/>
          <w:szCs w:val="24"/>
        </w:rPr>
        <w:t>)</w:t>
      </w:r>
      <w:r w:rsidR="00FF064C">
        <w:rPr>
          <w:rFonts w:ascii="Times New Roman" w:eastAsia="KaiTi" w:hAnsi="Times New Roman" w:cs="Times New Roman"/>
          <w:snapToGrid/>
          <w:kern w:val="2"/>
          <w:sz w:val="24"/>
          <w:szCs w:val="24"/>
        </w:rPr>
        <w:t>. (</w:t>
      </w:r>
      <w:r w:rsidR="00B161AC" w:rsidRPr="00B161AC">
        <w:rPr>
          <w:rFonts w:ascii="Times New Roman" w:eastAsia="KaiTi" w:hAnsi="Times New Roman" w:cs="Times New Roman"/>
          <w:b/>
          <w:bCs/>
          <w:snapToGrid/>
          <w:kern w:val="2"/>
          <w:sz w:val="24"/>
          <w:szCs w:val="24"/>
        </w:rPr>
        <w:t>Q1,</w:t>
      </w:r>
      <w:r w:rsidR="00B161AC" w:rsidRPr="00B161AC">
        <w:rPr>
          <w:rFonts w:ascii="Times New Roman" w:eastAsia="KaiTi" w:hAnsi="Times New Roman" w:cs="Times New Roman"/>
          <w:snapToGrid/>
          <w:kern w:val="2"/>
          <w:sz w:val="24"/>
          <w:szCs w:val="24"/>
        </w:rPr>
        <w:t xml:space="preserve"> </w:t>
      </w:r>
      <w:r w:rsidR="00FF064C" w:rsidRPr="004F0D78">
        <w:rPr>
          <w:rFonts w:ascii="Times New Roman" w:eastAsia="KaiTi" w:hAnsi="Times New Roman" w:cs="Times New Roman"/>
          <w:b/>
          <w:bCs/>
          <w:snapToGrid/>
          <w:kern w:val="2"/>
          <w:sz w:val="24"/>
          <w:szCs w:val="24"/>
        </w:rPr>
        <w:t xml:space="preserve">IF = </w:t>
      </w:r>
      <w:r w:rsidR="00F661BD" w:rsidRPr="004F0D78">
        <w:rPr>
          <w:rFonts w:ascii="Times New Roman" w:eastAsia="KaiTi" w:hAnsi="Times New Roman" w:cs="Times New Roman"/>
          <w:b/>
          <w:bCs/>
          <w:snapToGrid/>
          <w:kern w:val="2"/>
          <w:sz w:val="24"/>
          <w:szCs w:val="24"/>
        </w:rPr>
        <w:t>78.5</w:t>
      </w:r>
      <w:r w:rsidR="00FF064C">
        <w:rPr>
          <w:rFonts w:ascii="Times New Roman" w:eastAsia="KaiTi" w:hAnsi="Times New Roman" w:cs="Times New Roman"/>
          <w:snapToGrid/>
          <w:kern w:val="2"/>
          <w:sz w:val="24"/>
          <w:szCs w:val="24"/>
        </w:rPr>
        <w:t>)</w:t>
      </w:r>
      <w:r w:rsidR="00CE4D65">
        <w:rPr>
          <w:rFonts w:ascii="Times New Roman" w:eastAsia="KaiTi" w:hAnsi="Times New Roman" w:cs="Times New Roman" w:hint="eastAsia"/>
          <w:snapToGrid/>
          <w:kern w:val="2"/>
          <w:sz w:val="24"/>
          <w:szCs w:val="24"/>
        </w:rPr>
        <w:t xml:space="preserve"> </w:t>
      </w:r>
    </w:p>
    <w:p w14:paraId="39D7B01A" w14:textId="32D4FF6A" w:rsidR="00F017E8" w:rsidRPr="00F017E8" w:rsidRDefault="00FA1CD4" w:rsidP="001D76FA">
      <w:pPr>
        <w:kinsoku/>
        <w:autoSpaceDE/>
        <w:autoSpaceDN/>
        <w:adjustRightInd/>
        <w:snapToGrid/>
        <w:spacing w:after="120"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snapToGrid/>
          <w:kern w:val="2"/>
          <w:sz w:val="24"/>
          <w:szCs w:val="24"/>
        </w:rPr>
        <w:t xml:space="preserve">[2] </w:t>
      </w:r>
      <w:r w:rsidR="00F017E8" w:rsidRPr="008F49AE">
        <w:rPr>
          <w:rFonts w:ascii="Times New Roman" w:eastAsia="KaiTi" w:hAnsi="Times New Roman" w:cs="Times New Roman"/>
          <w:b/>
          <w:bCs/>
          <w:snapToGrid/>
          <w:kern w:val="2"/>
          <w:sz w:val="24"/>
          <w:szCs w:val="24"/>
        </w:rPr>
        <w:t>Genomic Epidemiology of Nosocomial Infections in Hong Kong Following</w:t>
      </w:r>
      <w:r w:rsidR="007F1FEA" w:rsidRPr="008F49AE">
        <w:rPr>
          <w:rFonts w:ascii="Times New Roman" w:eastAsia="KaiTi" w:hAnsi="Times New Roman" w:cs="Times New Roman"/>
          <w:b/>
          <w:bCs/>
          <w:snapToGrid/>
          <w:kern w:val="2"/>
          <w:sz w:val="24"/>
          <w:szCs w:val="24"/>
        </w:rPr>
        <w:t xml:space="preserve"> </w:t>
      </w:r>
      <w:r w:rsidR="00F017E8" w:rsidRPr="008F49AE">
        <w:rPr>
          <w:rFonts w:ascii="Times New Roman" w:eastAsia="KaiTi" w:hAnsi="Times New Roman" w:cs="Times New Roman"/>
          <w:b/>
          <w:bCs/>
          <w:snapToGrid/>
          <w:kern w:val="2"/>
          <w:sz w:val="24"/>
          <w:szCs w:val="24"/>
        </w:rPr>
        <w:t>Relaxation of COVID-19 Hospital Visitation Policies</w:t>
      </w:r>
      <w:r w:rsidR="007F1FEA" w:rsidRPr="008F49AE">
        <w:rPr>
          <w:rFonts w:ascii="Times New Roman" w:eastAsia="KaiTi" w:hAnsi="Times New Roman" w:cs="Times New Roman"/>
          <w:b/>
          <w:bCs/>
          <w:snapToGrid/>
          <w:kern w:val="2"/>
          <w:sz w:val="24"/>
          <w:szCs w:val="24"/>
        </w:rPr>
        <w:t>.</w:t>
      </w:r>
      <w:r w:rsidR="007F1FEA">
        <w:rPr>
          <w:rFonts w:ascii="Times New Roman" w:eastAsia="KaiTi" w:hAnsi="Times New Roman" w:cs="Times New Roman"/>
          <w:snapToGrid/>
          <w:kern w:val="2"/>
          <w:sz w:val="24"/>
          <w:szCs w:val="24"/>
        </w:rPr>
        <w:t xml:space="preserve"> </w:t>
      </w:r>
      <w:r w:rsidR="00F017E8" w:rsidRPr="00F017E8">
        <w:rPr>
          <w:rFonts w:ascii="Times New Roman" w:eastAsia="KaiTi" w:hAnsi="Times New Roman" w:cs="Times New Roman"/>
          <w:snapToGrid/>
          <w:kern w:val="2"/>
          <w:sz w:val="24"/>
          <w:szCs w:val="24"/>
        </w:rPr>
        <w:t xml:space="preserve">Haogao Gu, Mengting Li, </w:t>
      </w:r>
      <w:r w:rsidR="00F017E8" w:rsidRPr="001B7393">
        <w:rPr>
          <w:rFonts w:ascii="Times New Roman" w:eastAsia="KaiTi" w:hAnsi="Times New Roman" w:cs="Times New Roman"/>
          <w:b/>
          <w:bCs/>
          <w:snapToGrid/>
          <w:color w:val="0070C0"/>
          <w:kern w:val="2"/>
          <w:sz w:val="24"/>
          <w:szCs w:val="24"/>
        </w:rPr>
        <w:t>Ruixuan Wang</w:t>
      </w:r>
      <w:r w:rsidR="00F017E8" w:rsidRPr="00F017E8">
        <w:rPr>
          <w:rFonts w:ascii="Times New Roman" w:eastAsia="KaiTi" w:hAnsi="Times New Roman" w:cs="Times New Roman"/>
          <w:snapToGrid/>
          <w:kern w:val="2"/>
          <w:sz w:val="24"/>
          <w:szCs w:val="24"/>
        </w:rPr>
        <w:t>, L.K. Lee, W.Y. Tam, Alex Y.M. Ho, Miranda C.Y. Yau, K.T. Yip, River C.W. Wong, Barry K.C. Wong, Kristine S. Luk, Jimmy Y.W. Lam, T.L. Que, Viola C.Y. Chow, Sandy K.Y Chau, Sebastian Duchene, Gilman K.H. Siu, Leo L.M. Poon (2025) Influenza and Other Respiratory Viruses</w:t>
      </w:r>
      <w:r w:rsidR="00EA724B">
        <w:rPr>
          <w:rFonts w:ascii="Times New Roman" w:eastAsia="KaiTi" w:hAnsi="Times New Roman" w:cs="Times New Roman"/>
          <w:snapToGrid/>
          <w:kern w:val="2"/>
          <w:sz w:val="24"/>
          <w:szCs w:val="24"/>
        </w:rPr>
        <w:t xml:space="preserve"> (</w:t>
      </w:r>
      <w:ins w:id="79" w:author="Haogao Gu" w:date="2025-08-20T15:42:00Z" w16du:dateUtc="2025-08-20T07:42:00Z">
        <w:r w:rsidR="007860EE">
          <w:rPr>
            <w:rFonts w:ascii="Times New Roman" w:eastAsia="KaiTi" w:hAnsi="Times New Roman" w:cs="Times New Roman" w:hint="eastAsia"/>
            <w:snapToGrid/>
            <w:kern w:val="2"/>
            <w:sz w:val="24"/>
            <w:szCs w:val="24"/>
          </w:rPr>
          <w:t xml:space="preserve">under </w:t>
        </w:r>
      </w:ins>
      <w:r w:rsidR="00EA724B">
        <w:rPr>
          <w:rFonts w:ascii="Times New Roman" w:eastAsia="KaiTi" w:hAnsi="Times New Roman" w:cs="Times New Roman"/>
          <w:snapToGrid/>
          <w:kern w:val="2"/>
          <w:sz w:val="24"/>
          <w:szCs w:val="24"/>
        </w:rPr>
        <w:t>revision)</w:t>
      </w:r>
      <w:r w:rsidR="006B12C4" w:rsidRPr="006B12C4">
        <w:rPr>
          <w:rFonts w:ascii="Times New Roman" w:eastAsia="KaiTi" w:hAnsi="Times New Roman" w:cs="Times New Roman"/>
          <w:snapToGrid/>
          <w:kern w:val="2"/>
          <w:sz w:val="24"/>
          <w:szCs w:val="24"/>
        </w:rPr>
        <w:t>. (</w:t>
      </w:r>
      <w:r w:rsidR="007B51E2" w:rsidRPr="007B51E2">
        <w:rPr>
          <w:rFonts w:ascii="Times New Roman" w:eastAsia="KaiTi" w:hAnsi="Times New Roman" w:cs="Times New Roman"/>
          <w:b/>
          <w:bCs/>
          <w:snapToGrid/>
          <w:kern w:val="2"/>
          <w:sz w:val="24"/>
          <w:szCs w:val="24"/>
        </w:rPr>
        <w:t>Q1,</w:t>
      </w:r>
      <w:r w:rsidR="007B51E2">
        <w:rPr>
          <w:rFonts w:ascii="Times New Roman" w:eastAsia="KaiTi" w:hAnsi="Times New Roman" w:cs="Times New Roman"/>
          <w:snapToGrid/>
          <w:kern w:val="2"/>
          <w:sz w:val="24"/>
          <w:szCs w:val="24"/>
        </w:rPr>
        <w:t xml:space="preserve"> </w:t>
      </w:r>
      <w:r w:rsidR="006B12C4" w:rsidRPr="004F0D78">
        <w:rPr>
          <w:rFonts w:ascii="Times New Roman" w:eastAsia="KaiTi" w:hAnsi="Times New Roman" w:cs="Times New Roman"/>
          <w:b/>
          <w:bCs/>
          <w:snapToGrid/>
          <w:kern w:val="2"/>
          <w:sz w:val="24"/>
          <w:szCs w:val="24"/>
        </w:rPr>
        <w:t xml:space="preserve">IF = </w:t>
      </w:r>
      <w:r w:rsidR="00A335F6" w:rsidRPr="004F0D78">
        <w:rPr>
          <w:rFonts w:ascii="Times New Roman" w:eastAsia="KaiTi" w:hAnsi="Times New Roman" w:cs="Times New Roman"/>
          <w:b/>
          <w:bCs/>
          <w:snapToGrid/>
          <w:kern w:val="2"/>
          <w:sz w:val="24"/>
          <w:szCs w:val="24"/>
        </w:rPr>
        <w:t>4.2</w:t>
      </w:r>
      <w:r w:rsidR="006B12C4" w:rsidRPr="006B12C4">
        <w:rPr>
          <w:rFonts w:ascii="Times New Roman" w:eastAsia="KaiTi" w:hAnsi="Times New Roman" w:cs="Times New Roman"/>
          <w:snapToGrid/>
          <w:kern w:val="2"/>
          <w:sz w:val="24"/>
          <w:szCs w:val="24"/>
        </w:rPr>
        <w:t>)</w:t>
      </w:r>
    </w:p>
    <w:p w14:paraId="141491FC" w14:textId="59085EB2" w:rsidR="001D1A2A" w:rsidRDefault="00FA1CD4" w:rsidP="001D76FA">
      <w:pPr>
        <w:kinsoku/>
        <w:autoSpaceDE/>
        <w:autoSpaceDN/>
        <w:adjustRightInd/>
        <w:snapToGrid/>
        <w:spacing w:after="160"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snapToGrid/>
          <w:kern w:val="2"/>
          <w:sz w:val="24"/>
          <w:szCs w:val="24"/>
        </w:rPr>
        <w:t xml:space="preserve">[3] </w:t>
      </w:r>
      <w:r w:rsidR="00F017E8" w:rsidRPr="006E58EE">
        <w:rPr>
          <w:rFonts w:ascii="Times New Roman" w:eastAsia="KaiTi" w:hAnsi="Times New Roman" w:cs="Times New Roman"/>
          <w:b/>
          <w:bCs/>
          <w:snapToGrid/>
          <w:kern w:val="2"/>
          <w:sz w:val="24"/>
          <w:szCs w:val="24"/>
        </w:rPr>
        <w:t>Local and introduced lineages drive MERS-CoV recombination in Egyptian camels</w:t>
      </w:r>
      <w:r w:rsidR="007F1FEA" w:rsidRPr="006E58EE">
        <w:rPr>
          <w:rFonts w:ascii="Times New Roman" w:eastAsia="KaiTi" w:hAnsi="Times New Roman" w:cs="Times New Roman"/>
          <w:b/>
          <w:bCs/>
          <w:snapToGrid/>
          <w:kern w:val="2"/>
          <w:sz w:val="24"/>
          <w:szCs w:val="24"/>
        </w:rPr>
        <w:t xml:space="preserve">. </w:t>
      </w:r>
      <w:r w:rsidR="00F017E8" w:rsidRPr="006E58EE">
        <w:rPr>
          <w:rFonts w:ascii="Times New Roman" w:eastAsia="KaiTi" w:hAnsi="Times New Roman" w:cs="Times New Roman"/>
          <w:b/>
          <w:bCs/>
          <w:snapToGrid/>
          <w:color w:val="0070C0"/>
          <w:kern w:val="2"/>
          <w:sz w:val="24"/>
          <w:szCs w:val="24"/>
        </w:rPr>
        <w:t>Ruixuan Wang</w:t>
      </w:r>
      <w:r w:rsidR="00F017E8" w:rsidRPr="006E58EE">
        <w:rPr>
          <w:rFonts w:ascii="Times New Roman" w:eastAsia="KaiTi" w:hAnsi="Times New Roman" w:cs="Times New Roman"/>
          <w:snapToGrid/>
          <w:color w:val="0070C0"/>
          <w:kern w:val="2"/>
          <w:sz w:val="24"/>
          <w:szCs w:val="24"/>
        </w:rPr>
        <w:t>*</w:t>
      </w:r>
      <w:r w:rsidR="00F017E8" w:rsidRPr="00F017E8">
        <w:rPr>
          <w:rFonts w:ascii="Times New Roman" w:eastAsia="KaiTi" w:hAnsi="Times New Roman" w:cs="Times New Roman"/>
          <w:snapToGrid/>
          <w:kern w:val="2"/>
          <w:sz w:val="24"/>
          <w:szCs w:val="24"/>
        </w:rPr>
        <w:t>, Mokhtar Gomaa*, Ahmed El Taweel, Yassmin Moatasim, Omnia Kutkat, Mina Kamel, Hamdy</w:t>
      </w:r>
      <w:r w:rsidR="007F1FEA">
        <w:rPr>
          <w:rFonts w:ascii="Times New Roman" w:eastAsia="KaiTi" w:hAnsi="Times New Roman" w:cs="Times New Roman"/>
          <w:snapToGrid/>
          <w:kern w:val="2"/>
          <w:sz w:val="24"/>
          <w:szCs w:val="24"/>
        </w:rPr>
        <w:t xml:space="preserve"> </w:t>
      </w:r>
      <w:r w:rsidR="00F017E8" w:rsidRPr="00F017E8">
        <w:rPr>
          <w:rFonts w:ascii="Times New Roman" w:eastAsia="KaiTi" w:hAnsi="Times New Roman" w:cs="Times New Roman"/>
          <w:snapToGrid/>
          <w:kern w:val="2"/>
          <w:sz w:val="24"/>
          <w:szCs w:val="24"/>
        </w:rPr>
        <w:t>El-Nagar, Kimberly Edwards, Vijaykrishna</w:t>
      </w:r>
      <w:r w:rsidR="007F1FEA">
        <w:rPr>
          <w:rFonts w:ascii="Times New Roman" w:eastAsia="KaiTi" w:hAnsi="Times New Roman" w:cs="Times New Roman"/>
          <w:snapToGrid/>
          <w:kern w:val="2"/>
          <w:sz w:val="24"/>
          <w:szCs w:val="24"/>
        </w:rPr>
        <w:t xml:space="preserve"> </w:t>
      </w:r>
      <w:r w:rsidR="00F017E8" w:rsidRPr="00F017E8">
        <w:rPr>
          <w:rFonts w:ascii="Times New Roman" w:eastAsia="KaiTi" w:hAnsi="Times New Roman" w:cs="Times New Roman"/>
          <w:snapToGrid/>
          <w:kern w:val="2"/>
          <w:sz w:val="24"/>
          <w:szCs w:val="24"/>
        </w:rPr>
        <w:t>Dhanasekaran, Mohamed Ali, Ghazi Kayali, and Rabeh El-Shesheny (2025) Journal of Virology</w:t>
      </w:r>
      <w:r w:rsidR="001C1F9B">
        <w:rPr>
          <w:rFonts w:ascii="Times New Roman" w:eastAsia="KaiTi" w:hAnsi="Times New Roman" w:cs="Times New Roman"/>
          <w:snapToGrid/>
          <w:kern w:val="2"/>
          <w:sz w:val="24"/>
          <w:szCs w:val="24"/>
        </w:rPr>
        <w:t xml:space="preserve"> </w:t>
      </w:r>
      <w:r w:rsidR="001C1F9B" w:rsidRPr="001C1F9B">
        <w:rPr>
          <w:rFonts w:ascii="Times New Roman" w:eastAsia="KaiTi" w:hAnsi="Times New Roman" w:cs="Times New Roman"/>
          <w:snapToGrid/>
          <w:kern w:val="2"/>
          <w:sz w:val="24"/>
          <w:szCs w:val="24"/>
        </w:rPr>
        <w:t>(revision</w:t>
      </w:r>
      <w:r w:rsidR="00811029">
        <w:rPr>
          <w:rFonts w:ascii="Times New Roman" w:eastAsia="KaiTi" w:hAnsi="Times New Roman" w:cs="Times New Roman"/>
          <w:snapToGrid/>
          <w:kern w:val="2"/>
          <w:sz w:val="24"/>
          <w:szCs w:val="24"/>
        </w:rPr>
        <w:t xml:space="preserve"> completed</w:t>
      </w:r>
      <w:r w:rsidR="001C1F9B" w:rsidRPr="001C1F9B">
        <w:rPr>
          <w:rFonts w:ascii="Times New Roman" w:eastAsia="KaiTi" w:hAnsi="Times New Roman" w:cs="Times New Roman"/>
          <w:snapToGrid/>
          <w:kern w:val="2"/>
          <w:sz w:val="24"/>
          <w:szCs w:val="24"/>
        </w:rPr>
        <w:t>)</w:t>
      </w:r>
      <w:r w:rsidR="006B12C4" w:rsidRPr="006B12C4">
        <w:rPr>
          <w:rFonts w:ascii="Times New Roman" w:eastAsia="KaiTi" w:hAnsi="Times New Roman" w:cs="Times New Roman"/>
          <w:snapToGrid/>
          <w:kern w:val="2"/>
          <w:sz w:val="24"/>
          <w:szCs w:val="24"/>
        </w:rPr>
        <w:t>. (</w:t>
      </w:r>
      <w:r w:rsidR="00C45497" w:rsidRPr="00C45497">
        <w:rPr>
          <w:rFonts w:ascii="Times New Roman" w:eastAsia="KaiTi" w:hAnsi="Times New Roman" w:cs="Times New Roman"/>
          <w:b/>
          <w:bCs/>
          <w:snapToGrid/>
          <w:kern w:val="2"/>
          <w:sz w:val="24"/>
          <w:szCs w:val="24"/>
        </w:rPr>
        <w:t>Q1,</w:t>
      </w:r>
      <w:r w:rsidR="00C45497" w:rsidRPr="00C45497">
        <w:rPr>
          <w:rFonts w:ascii="Times New Roman" w:eastAsia="KaiTi" w:hAnsi="Times New Roman" w:cs="Times New Roman"/>
          <w:snapToGrid/>
          <w:kern w:val="2"/>
          <w:sz w:val="24"/>
          <w:szCs w:val="24"/>
        </w:rPr>
        <w:t xml:space="preserve"> </w:t>
      </w:r>
      <w:r w:rsidR="006B12C4" w:rsidRPr="001936F9">
        <w:rPr>
          <w:rFonts w:ascii="Times New Roman" w:eastAsia="KaiTi" w:hAnsi="Times New Roman" w:cs="Times New Roman"/>
          <w:b/>
          <w:bCs/>
          <w:snapToGrid/>
          <w:kern w:val="2"/>
          <w:sz w:val="24"/>
          <w:szCs w:val="24"/>
        </w:rPr>
        <w:t xml:space="preserve">IF = </w:t>
      </w:r>
      <w:r w:rsidR="00F821D5" w:rsidRPr="001936F9">
        <w:rPr>
          <w:rFonts w:ascii="Times New Roman" w:eastAsia="KaiTi" w:hAnsi="Times New Roman" w:cs="Times New Roman"/>
          <w:b/>
          <w:bCs/>
          <w:snapToGrid/>
          <w:kern w:val="2"/>
          <w:sz w:val="24"/>
          <w:szCs w:val="24"/>
        </w:rPr>
        <w:t>4.0</w:t>
      </w:r>
      <w:r w:rsidR="006B12C4" w:rsidRPr="006B12C4">
        <w:rPr>
          <w:rFonts w:ascii="Times New Roman" w:eastAsia="KaiTi" w:hAnsi="Times New Roman" w:cs="Times New Roman"/>
          <w:snapToGrid/>
          <w:kern w:val="2"/>
          <w:sz w:val="24"/>
          <w:szCs w:val="24"/>
        </w:rPr>
        <w:t>)</w:t>
      </w:r>
      <w:r w:rsidR="00AE692C">
        <w:rPr>
          <w:rFonts w:ascii="Times New Roman" w:eastAsia="KaiTi" w:hAnsi="Times New Roman" w:cs="Times New Roman"/>
          <w:snapToGrid/>
          <w:kern w:val="2"/>
          <w:sz w:val="24"/>
          <w:szCs w:val="24"/>
        </w:rPr>
        <w:t xml:space="preserve"> </w:t>
      </w:r>
      <w:ins w:id="80" w:author="Haogao Gu" w:date="2025-08-20T15:16:00Z" w16du:dateUtc="2025-08-20T07:16:00Z">
        <w:r w:rsidR="00237149">
          <w:rPr>
            <w:rFonts w:ascii="Times New Roman" w:eastAsia="KaiTi" w:hAnsi="Times New Roman" w:cs="Times New Roman" w:hint="eastAsia"/>
            <w:snapToGrid/>
            <w:kern w:val="2"/>
            <w:sz w:val="24"/>
            <w:szCs w:val="24"/>
          </w:rPr>
          <w:t>/</w:t>
        </w:r>
      </w:ins>
    </w:p>
    <w:p w14:paraId="4CFE0FF4" w14:textId="0E790E58" w:rsidR="00DC0119" w:rsidRPr="001371EA" w:rsidRDefault="000A7220" w:rsidP="001D76FA">
      <w:pPr>
        <w:kinsoku/>
        <w:autoSpaceDE/>
        <w:autoSpaceDN/>
        <w:adjustRightInd/>
        <w:snapToGrid/>
        <w:spacing w:line="312" w:lineRule="auto"/>
        <w:textAlignment w:val="auto"/>
        <w:rPr>
          <w:rFonts w:ascii="Times New Roman" w:eastAsia="KaiTi" w:hAnsi="Times New Roman" w:cs="Times New Roman"/>
          <w:snapToGrid/>
          <w:kern w:val="2"/>
        </w:rPr>
      </w:pPr>
      <w:r>
        <w:rPr>
          <w:rFonts w:ascii="Times New Roman" w:eastAsia="KaiTi" w:hAnsi="Times New Roman" w:cs="Times New Roman" w:hint="eastAsia"/>
          <w:snapToGrid/>
          <w:kern w:val="2"/>
        </w:rPr>
        <w:t>（</w:t>
      </w:r>
      <w:r w:rsidR="00DC0119" w:rsidRPr="001371EA">
        <w:rPr>
          <w:rFonts w:ascii="Times New Roman" w:eastAsia="KaiTi" w:hAnsi="Times New Roman" w:cs="Times New Roman" w:hint="eastAsia"/>
          <w:snapToGrid/>
          <w:kern w:val="2"/>
        </w:rPr>
        <w:t>注：</w:t>
      </w:r>
      <w:r w:rsidR="00DC0119" w:rsidRPr="001371EA">
        <w:rPr>
          <w:rFonts w:ascii="Times New Roman" w:eastAsia="KaiTi" w:hAnsi="Times New Roman" w:cs="Times New Roman"/>
          <w:snapToGrid/>
          <w:kern w:val="2"/>
        </w:rPr>
        <w:t>*</w:t>
      </w:r>
      <w:r w:rsidR="00DC0119" w:rsidRPr="001371EA">
        <w:rPr>
          <w:rFonts w:ascii="Times New Roman" w:eastAsia="KaiTi" w:hAnsi="Times New Roman" w:cs="Times New Roman" w:hint="eastAsia"/>
          <w:snapToGrid/>
          <w:kern w:val="2"/>
        </w:rPr>
        <w:t xml:space="preserve"> </w:t>
      </w:r>
      <w:r w:rsidR="00DC0119" w:rsidRPr="001371EA">
        <w:rPr>
          <w:rFonts w:ascii="Times New Roman" w:eastAsia="KaiTi" w:hAnsi="Times New Roman" w:cs="Times New Roman" w:hint="eastAsia"/>
          <w:snapToGrid/>
          <w:kern w:val="2"/>
        </w:rPr>
        <w:t>表示共同第一作者</w:t>
      </w:r>
      <w:r>
        <w:rPr>
          <w:rFonts w:ascii="Times New Roman" w:eastAsia="KaiTi" w:hAnsi="Times New Roman" w:cs="Times New Roman" w:hint="eastAsia"/>
          <w:snapToGrid/>
          <w:kern w:val="2"/>
        </w:rPr>
        <w:t>）</w:t>
      </w:r>
    </w:p>
    <w:p w14:paraId="5675ADD0" w14:textId="77777777" w:rsidR="00EC0965" w:rsidRPr="00115310" w:rsidRDefault="00EC0965"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p>
    <w:p w14:paraId="1B9ED319" w14:textId="01960899" w:rsidR="001D1A2A" w:rsidRPr="00815B31" w:rsidRDefault="001D1A2A" w:rsidP="001D76FA">
      <w:pPr>
        <w:kinsoku/>
        <w:autoSpaceDE/>
        <w:autoSpaceDN/>
        <w:adjustRightInd/>
        <w:snapToGrid/>
        <w:spacing w:after="120" w:line="312" w:lineRule="auto"/>
        <w:textAlignment w:val="auto"/>
        <w:rPr>
          <w:rFonts w:ascii="Times New Roman" w:eastAsia="KaiTi" w:hAnsi="Times New Roman" w:cs="Times New Roman"/>
          <w:b/>
          <w:bCs/>
          <w:snapToGrid/>
          <w:kern w:val="2"/>
          <w:sz w:val="24"/>
          <w:szCs w:val="24"/>
        </w:rPr>
      </w:pPr>
      <w:r w:rsidRPr="00815B31">
        <w:rPr>
          <w:rFonts w:ascii="Times New Roman" w:eastAsia="KaiTi" w:hAnsi="Times New Roman" w:cs="Times New Roman"/>
          <w:b/>
          <w:bCs/>
          <w:snapToGrid/>
          <w:kern w:val="2"/>
          <w:sz w:val="24"/>
          <w:szCs w:val="24"/>
        </w:rPr>
        <w:t xml:space="preserve">3. </w:t>
      </w:r>
      <w:r w:rsidRPr="00815B31">
        <w:rPr>
          <w:rFonts w:ascii="Times New Roman" w:eastAsia="KaiTi" w:hAnsi="Times New Roman" w:cs="Times New Roman"/>
          <w:b/>
          <w:bCs/>
          <w:snapToGrid/>
          <w:kern w:val="2"/>
          <w:sz w:val="24"/>
          <w:szCs w:val="24"/>
        </w:rPr>
        <w:t>获奖情况</w:t>
      </w:r>
    </w:p>
    <w:p w14:paraId="75A60A74" w14:textId="439025CE" w:rsidR="00A80A1B" w:rsidRPr="00A80A1B" w:rsidRDefault="00A80A1B"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sidRPr="00A80A1B">
        <w:rPr>
          <w:rFonts w:ascii="Times New Roman" w:eastAsia="KaiTi" w:hAnsi="Times New Roman" w:cs="Times New Roman" w:hint="eastAsia"/>
          <w:snapToGrid/>
          <w:kern w:val="2"/>
          <w:sz w:val="24"/>
          <w:szCs w:val="24"/>
        </w:rPr>
        <w:t>全国青年科普创新暨作品大赛（生物环境）赛区第一名</w:t>
      </w:r>
      <w:r>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 xml:space="preserve">         </w:t>
      </w:r>
      <w:r>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2021.08</w:t>
      </w:r>
    </w:p>
    <w:p w14:paraId="336FF147" w14:textId="77777777" w:rsidR="00627D72" w:rsidRDefault="00A80A1B"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sidRPr="00A80A1B">
        <w:rPr>
          <w:rFonts w:ascii="Times New Roman" w:eastAsia="KaiTi" w:hAnsi="Times New Roman" w:cs="Times New Roman" w:hint="eastAsia"/>
          <w:snapToGrid/>
          <w:kern w:val="2"/>
          <w:sz w:val="24"/>
          <w:szCs w:val="24"/>
        </w:rPr>
        <w:t>第七届四川大学</w:t>
      </w:r>
      <w:r>
        <w:rPr>
          <w:rFonts w:ascii="Times New Roman" w:eastAsia="KaiTi" w:hAnsi="Times New Roman" w:cs="Times New Roman" w:hint="eastAsia"/>
          <w:snapToGrid/>
          <w:kern w:val="2"/>
          <w:sz w:val="24"/>
          <w:szCs w:val="24"/>
        </w:rPr>
        <w:t>“</w:t>
      </w:r>
      <w:r w:rsidRPr="00A80A1B">
        <w:rPr>
          <w:rFonts w:ascii="Times New Roman" w:eastAsia="KaiTi" w:hAnsi="Times New Roman" w:cs="Times New Roman" w:hint="eastAsia"/>
          <w:snapToGrid/>
          <w:kern w:val="2"/>
          <w:sz w:val="24"/>
          <w:szCs w:val="24"/>
        </w:rPr>
        <w:t>互联网</w:t>
      </w:r>
      <w:r w:rsidRPr="00A80A1B">
        <w:rPr>
          <w:rFonts w:ascii="Times New Roman" w:eastAsia="KaiTi" w:hAnsi="Times New Roman" w:cs="Times New Roman"/>
          <w:snapToGrid/>
          <w:kern w:val="2"/>
          <w:sz w:val="24"/>
          <w:szCs w:val="24"/>
        </w:rPr>
        <w:t>+</w:t>
      </w:r>
      <w:r>
        <w:rPr>
          <w:rFonts w:ascii="Times New Roman" w:eastAsia="KaiTi" w:hAnsi="Times New Roman" w:cs="Times New Roman" w:hint="eastAsia"/>
          <w:snapToGrid/>
          <w:kern w:val="2"/>
          <w:sz w:val="24"/>
          <w:szCs w:val="24"/>
        </w:rPr>
        <w:t>”</w:t>
      </w:r>
      <w:r w:rsidRPr="00A80A1B">
        <w:rPr>
          <w:rFonts w:ascii="Times New Roman" w:eastAsia="KaiTi" w:hAnsi="Times New Roman" w:cs="Times New Roman" w:hint="eastAsia"/>
          <w:snapToGrid/>
          <w:kern w:val="2"/>
          <w:sz w:val="24"/>
          <w:szCs w:val="24"/>
        </w:rPr>
        <w:t>大学生创新创业大赛二等奖</w:t>
      </w:r>
      <w:r>
        <w:rPr>
          <w:rFonts w:ascii="Times New Roman" w:eastAsia="KaiTi" w:hAnsi="Times New Roman" w:cs="Times New Roman"/>
          <w:snapToGrid/>
          <w:kern w:val="2"/>
          <w:sz w:val="24"/>
          <w:szCs w:val="24"/>
        </w:rPr>
        <w:tab/>
      </w:r>
      <w:r>
        <w:rPr>
          <w:rFonts w:ascii="Times New Roman" w:eastAsia="KaiTi" w:hAnsi="Times New Roman" w:cs="Times New Roman" w:hint="eastAsia"/>
          <w:snapToGrid/>
          <w:kern w:val="2"/>
          <w:sz w:val="24"/>
          <w:szCs w:val="24"/>
        </w:rPr>
        <w:t xml:space="preserve">   </w:t>
      </w:r>
      <w:r>
        <w:rPr>
          <w:rFonts w:ascii="Times New Roman" w:eastAsia="KaiTi" w:hAnsi="Times New Roman" w:cs="Times New Roman"/>
          <w:snapToGrid/>
          <w:kern w:val="2"/>
          <w:sz w:val="24"/>
          <w:szCs w:val="24"/>
        </w:rPr>
        <w:tab/>
      </w:r>
      <w:r>
        <w:rPr>
          <w:rFonts w:ascii="Times New Roman" w:eastAsia="KaiTi" w:hAnsi="Times New Roman" w:cs="Times New Roman"/>
          <w:snapToGrid/>
          <w:kern w:val="2"/>
          <w:sz w:val="24"/>
          <w:szCs w:val="24"/>
        </w:rPr>
        <w:tab/>
      </w:r>
      <w:r>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2021.08</w:t>
      </w:r>
    </w:p>
    <w:p w14:paraId="3438FEFD" w14:textId="77777777" w:rsidR="00627D72" w:rsidRDefault="00A80A1B"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sidRPr="00A80A1B">
        <w:rPr>
          <w:rFonts w:ascii="Times New Roman" w:eastAsia="KaiTi" w:hAnsi="Times New Roman" w:cs="Times New Roman" w:hint="eastAsia"/>
          <w:snapToGrid/>
          <w:kern w:val="2"/>
          <w:sz w:val="24"/>
          <w:szCs w:val="24"/>
        </w:rPr>
        <w:t>全国大学生数学建模大赛四川省三等奖</w:t>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2021.12</w:t>
      </w:r>
    </w:p>
    <w:p w14:paraId="1169DADB" w14:textId="77777777" w:rsidR="00AB445A" w:rsidRDefault="00A80A1B"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sidRPr="00A80A1B">
        <w:rPr>
          <w:rFonts w:ascii="Times New Roman" w:eastAsia="KaiTi" w:hAnsi="Times New Roman" w:cs="Times New Roman" w:hint="eastAsia"/>
          <w:snapToGrid/>
          <w:kern w:val="2"/>
          <w:sz w:val="24"/>
          <w:szCs w:val="24"/>
        </w:rPr>
        <w:t>美国大学生数学建模大赛</w:t>
      </w:r>
      <w:r w:rsidRPr="00A80A1B">
        <w:rPr>
          <w:rFonts w:ascii="Times New Roman" w:eastAsia="KaiTi" w:hAnsi="Times New Roman" w:cs="Times New Roman"/>
          <w:snapToGrid/>
          <w:kern w:val="2"/>
          <w:sz w:val="24"/>
          <w:szCs w:val="24"/>
        </w:rPr>
        <w:t>S</w:t>
      </w:r>
      <w:r w:rsidRPr="00A80A1B">
        <w:rPr>
          <w:rFonts w:ascii="Times New Roman" w:eastAsia="KaiTi" w:hAnsi="Times New Roman" w:cs="Times New Roman" w:hint="eastAsia"/>
          <w:snapToGrid/>
          <w:kern w:val="2"/>
          <w:sz w:val="24"/>
          <w:szCs w:val="24"/>
        </w:rPr>
        <w:t>奖</w:t>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snapToGrid/>
          <w:kern w:val="2"/>
          <w:sz w:val="24"/>
          <w:szCs w:val="24"/>
        </w:rPr>
        <w:tab/>
      </w:r>
      <w:r w:rsidR="00627D72">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2022.05</w:t>
      </w:r>
    </w:p>
    <w:p w14:paraId="413D48E8" w14:textId="77777777" w:rsidR="00AB445A" w:rsidRDefault="00A80A1B"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sidRPr="00A80A1B">
        <w:rPr>
          <w:rFonts w:ascii="Times New Roman" w:eastAsia="KaiTi" w:hAnsi="Times New Roman" w:cs="Times New Roman" w:hint="eastAsia"/>
          <w:snapToGrid/>
          <w:kern w:val="2"/>
          <w:sz w:val="24"/>
          <w:szCs w:val="24"/>
        </w:rPr>
        <w:t>第八届四川大学</w:t>
      </w:r>
      <w:r w:rsidR="00AB445A">
        <w:rPr>
          <w:rFonts w:ascii="Times New Roman" w:eastAsia="KaiTi" w:hAnsi="Times New Roman" w:cs="Times New Roman" w:hint="eastAsia"/>
          <w:snapToGrid/>
          <w:kern w:val="2"/>
          <w:sz w:val="24"/>
          <w:szCs w:val="24"/>
        </w:rPr>
        <w:t>“</w:t>
      </w:r>
      <w:r w:rsidRPr="00A80A1B">
        <w:rPr>
          <w:rFonts w:ascii="Times New Roman" w:eastAsia="KaiTi" w:hAnsi="Times New Roman" w:cs="Times New Roman" w:hint="eastAsia"/>
          <w:snapToGrid/>
          <w:kern w:val="2"/>
          <w:sz w:val="24"/>
          <w:szCs w:val="24"/>
        </w:rPr>
        <w:t>互联网</w:t>
      </w:r>
      <w:r w:rsidRPr="00A80A1B">
        <w:rPr>
          <w:rFonts w:ascii="Times New Roman" w:eastAsia="KaiTi" w:hAnsi="Times New Roman" w:cs="Times New Roman"/>
          <w:snapToGrid/>
          <w:kern w:val="2"/>
          <w:sz w:val="24"/>
          <w:szCs w:val="24"/>
        </w:rPr>
        <w:t>+</w:t>
      </w:r>
      <w:r w:rsidR="00AB445A">
        <w:rPr>
          <w:rFonts w:ascii="Times New Roman" w:eastAsia="KaiTi" w:hAnsi="Times New Roman" w:cs="Times New Roman" w:hint="eastAsia"/>
          <w:snapToGrid/>
          <w:kern w:val="2"/>
          <w:sz w:val="24"/>
          <w:szCs w:val="24"/>
        </w:rPr>
        <w:t>”</w:t>
      </w:r>
      <w:r w:rsidRPr="00A80A1B">
        <w:rPr>
          <w:rFonts w:ascii="Times New Roman" w:eastAsia="KaiTi" w:hAnsi="Times New Roman" w:cs="Times New Roman" w:hint="eastAsia"/>
          <w:snapToGrid/>
          <w:kern w:val="2"/>
          <w:sz w:val="24"/>
          <w:szCs w:val="24"/>
        </w:rPr>
        <w:t>大学生创新创业大赛二等奖</w:t>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2022.08</w:t>
      </w:r>
    </w:p>
    <w:p w14:paraId="41712845" w14:textId="22C4CB55" w:rsidR="00A80A1B" w:rsidRPr="00A80A1B" w:rsidRDefault="00A80A1B"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sidRPr="00A80A1B">
        <w:rPr>
          <w:rFonts w:ascii="Times New Roman" w:eastAsia="KaiTi" w:hAnsi="Times New Roman" w:cs="Times New Roman" w:hint="eastAsia"/>
          <w:snapToGrid/>
          <w:kern w:val="2"/>
          <w:sz w:val="24"/>
          <w:szCs w:val="24"/>
        </w:rPr>
        <w:t>四川大学单项二等奖学金</w:t>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snapToGrid/>
          <w:kern w:val="2"/>
          <w:sz w:val="24"/>
          <w:szCs w:val="24"/>
        </w:rPr>
        <w:tab/>
      </w:r>
      <w:r w:rsidR="00AB445A">
        <w:rPr>
          <w:rFonts w:ascii="Times New Roman" w:eastAsia="KaiTi" w:hAnsi="Times New Roman" w:cs="Times New Roman" w:hint="eastAsia"/>
          <w:snapToGrid/>
          <w:kern w:val="2"/>
          <w:sz w:val="24"/>
          <w:szCs w:val="24"/>
        </w:rPr>
        <w:t xml:space="preserve">   </w:t>
      </w:r>
      <w:r w:rsidRPr="00A80A1B">
        <w:rPr>
          <w:rFonts w:ascii="Times New Roman" w:eastAsia="KaiTi" w:hAnsi="Times New Roman" w:cs="Times New Roman"/>
          <w:snapToGrid/>
          <w:kern w:val="2"/>
          <w:sz w:val="24"/>
          <w:szCs w:val="24"/>
        </w:rPr>
        <w:t>2022.09</w:t>
      </w:r>
    </w:p>
    <w:p w14:paraId="698F4826" w14:textId="10EA822D" w:rsidR="0002099F" w:rsidRDefault="00AB445A"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四川大学</w:t>
      </w:r>
      <w:r w:rsidR="001A0599">
        <w:rPr>
          <w:rFonts w:ascii="Times New Roman" w:eastAsia="KaiTi" w:hAnsi="Times New Roman" w:cs="Times New Roman" w:hint="eastAsia"/>
          <w:snapToGrid/>
          <w:kern w:val="2"/>
          <w:sz w:val="24"/>
          <w:szCs w:val="24"/>
        </w:rPr>
        <w:t>年度</w:t>
      </w:r>
      <w:r w:rsidR="00A80A1B" w:rsidRPr="00A80A1B">
        <w:rPr>
          <w:rFonts w:ascii="Times New Roman" w:eastAsia="KaiTi" w:hAnsi="Times New Roman" w:cs="Times New Roman" w:hint="eastAsia"/>
          <w:snapToGrid/>
          <w:kern w:val="2"/>
          <w:sz w:val="24"/>
          <w:szCs w:val="24"/>
        </w:rPr>
        <w:t>测评优秀个体</w:t>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snapToGrid/>
          <w:kern w:val="2"/>
          <w:sz w:val="24"/>
          <w:szCs w:val="24"/>
        </w:rPr>
        <w:tab/>
      </w:r>
      <w:r w:rsidR="001A0599">
        <w:rPr>
          <w:rFonts w:ascii="Times New Roman" w:eastAsia="KaiTi" w:hAnsi="Times New Roman" w:cs="Times New Roman" w:hint="eastAsia"/>
          <w:snapToGrid/>
          <w:kern w:val="2"/>
          <w:sz w:val="24"/>
          <w:szCs w:val="24"/>
        </w:rPr>
        <w:t xml:space="preserve">   </w:t>
      </w:r>
      <w:r w:rsidR="00A80A1B" w:rsidRPr="00A80A1B">
        <w:rPr>
          <w:rFonts w:ascii="Times New Roman" w:eastAsia="KaiTi" w:hAnsi="Times New Roman" w:cs="Times New Roman"/>
          <w:snapToGrid/>
          <w:kern w:val="2"/>
          <w:sz w:val="24"/>
          <w:szCs w:val="24"/>
        </w:rPr>
        <w:t>2020 &amp; 2021 &amp; 2022</w:t>
      </w:r>
    </w:p>
    <w:p w14:paraId="5923E505" w14:textId="0B7C307D" w:rsidR="00EC0965" w:rsidRPr="00115310" w:rsidRDefault="0090512A" w:rsidP="001D76FA">
      <w:pPr>
        <w:kinsoku/>
        <w:autoSpaceDE/>
        <w:autoSpaceDN/>
        <w:adjustRightInd/>
        <w:snapToGrid/>
        <w:spacing w:line="312" w:lineRule="auto"/>
        <w:textAlignment w:val="auto"/>
        <w:rPr>
          <w:rFonts w:ascii="Times New Roman" w:eastAsia="KaiTi" w:hAnsi="Times New Roman" w:cs="Times New Roman"/>
          <w:snapToGrid/>
          <w:kern w:val="2"/>
          <w:sz w:val="24"/>
          <w:szCs w:val="24"/>
        </w:rPr>
      </w:pPr>
      <w:r>
        <w:rPr>
          <w:rFonts w:ascii="Times New Roman" w:eastAsia="KaiTi" w:hAnsi="Times New Roman" w:cs="Times New Roman" w:hint="eastAsia"/>
          <w:snapToGrid/>
          <w:kern w:val="2"/>
          <w:sz w:val="24"/>
          <w:szCs w:val="24"/>
        </w:rPr>
        <w:t>四川大学优秀毕业论文（前</w:t>
      </w:r>
      <w:r>
        <w:rPr>
          <w:rFonts w:ascii="Times New Roman" w:eastAsia="KaiTi" w:hAnsi="Times New Roman" w:cs="Times New Roman" w:hint="eastAsia"/>
          <w:snapToGrid/>
          <w:kern w:val="2"/>
          <w:sz w:val="24"/>
          <w:szCs w:val="24"/>
        </w:rPr>
        <w:t>5%</w:t>
      </w:r>
      <w:r>
        <w:rPr>
          <w:rFonts w:ascii="Times New Roman" w:eastAsia="KaiTi" w:hAnsi="Times New Roman" w:cs="Times New Roman" w:hint="eastAsia"/>
          <w:snapToGrid/>
          <w:kern w:val="2"/>
          <w:sz w:val="24"/>
          <w:szCs w:val="24"/>
        </w:rPr>
        <w:t>）</w:t>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snapToGrid/>
          <w:kern w:val="2"/>
          <w:sz w:val="24"/>
          <w:szCs w:val="24"/>
        </w:rPr>
        <w:tab/>
      </w:r>
      <w:r w:rsidR="00C06DDC">
        <w:rPr>
          <w:rFonts w:ascii="Times New Roman" w:eastAsia="KaiTi" w:hAnsi="Times New Roman" w:cs="Times New Roman" w:hint="eastAsia"/>
          <w:snapToGrid/>
          <w:kern w:val="2"/>
          <w:sz w:val="24"/>
          <w:szCs w:val="24"/>
        </w:rPr>
        <w:t xml:space="preserve">   2023.06</w:t>
      </w:r>
    </w:p>
    <w:p w14:paraId="634CD719" w14:textId="77777777" w:rsidR="00A57074" w:rsidRDefault="00A57074" w:rsidP="0075275A">
      <w:pPr>
        <w:kinsoku/>
        <w:autoSpaceDE/>
        <w:autoSpaceDN/>
        <w:adjustRightInd/>
        <w:snapToGrid/>
        <w:spacing w:line="360" w:lineRule="auto"/>
        <w:textAlignment w:val="auto"/>
        <w:rPr>
          <w:rFonts w:ascii="Times New Roman" w:eastAsia="KaiTi" w:hAnsi="Times New Roman" w:cs="Times New Roman"/>
          <w:snapToGrid/>
          <w:kern w:val="2"/>
          <w:sz w:val="24"/>
          <w:szCs w:val="24"/>
        </w:rPr>
      </w:pPr>
    </w:p>
    <w:p w14:paraId="69F8FE5C" w14:textId="25808D7C" w:rsidR="00AE4AD1" w:rsidRPr="00115310" w:rsidRDefault="00AE4AD1" w:rsidP="0075275A">
      <w:pPr>
        <w:kinsoku/>
        <w:autoSpaceDE/>
        <w:autoSpaceDN/>
        <w:adjustRightInd/>
        <w:snapToGrid/>
        <w:spacing w:line="360" w:lineRule="auto"/>
        <w:textAlignment w:val="auto"/>
        <w:rPr>
          <w:rFonts w:ascii="Times New Roman" w:eastAsia="KaiTi" w:hAnsi="Times New Roman" w:cs="Times New Roman"/>
          <w:snapToGrid/>
          <w:kern w:val="2"/>
          <w:sz w:val="24"/>
          <w:szCs w:val="24"/>
        </w:rPr>
      </w:pPr>
    </w:p>
    <w:sectPr w:rsidR="00AE4AD1" w:rsidRPr="00115310" w:rsidSect="001F0917">
      <w:pgSz w:w="11906" w:h="16838"/>
      <w:pgMar w:top="1440" w:right="1800" w:bottom="1440" w:left="1800" w:header="851" w:footer="992" w:gutter="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ogao Gu" w:date="2025-08-20T15:17:00Z" w:initials="h">
    <w:p w14:paraId="02B78FC0" w14:textId="77777777" w:rsidR="00237149" w:rsidRDefault="00237149" w:rsidP="00237149">
      <w:r>
        <w:rPr>
          <w:rStyle w:val="CommentReference"/>
        </w:rPr>
        <w:annotationRef/>
      </w:r>
      <w:r>
        <w:rPr>
          <w:rFonts w:hint="eastAsia"/>
          <w:sz w:val="20"/>
          <w:szCs w:val="20"/>
        </w:rPr>
        <w:t>感觉这个题目听起来影响力大一点</w:t>
      </w:r>
    </w:p>
  </w:comment>
  <w:comment w:id="23" w:author="Haogao Gu" w:date="2025-08-20T15:13:00Z" w:initials="h">
    <w:p w14:paraId="616744EB" w14:textId="53409285" w:rsidR="00AD2298" w:rsidRDefault="00AD2298" w:rsidP="00AD2298">
      <w:r>
        <w:rPr>
          <w:rStyle w:val="CommentReference"/>
        </w:rPr>
        <w:annotationRef/>
      </w:r>
      <w:r>
        <w:rPr>
          <w:rFonts w:hint="eastAsia"/>
          <w:sz w:val="20"/>
          <w:szCs w:val="20"/>
        </w:rPr>
        <w:t>现有数据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B78FC0" w15:done="0"/>
  <w15:commentEx w15:paraId="616744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B3AEC" w16cex:dateUtc="2025-08-20T07:17:00Z"/>
  <w16cex:commentExtensible w16cex:durableId="33A12EBE" w16cex:dateUtc="2025-08-20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B78FC0" w16cid:durableId="725B3AEC"/>
  <w16cid:commentId w16cid:paraId="616744EB" w16cid:durableId="33A12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121AD" w14:textId="77777777" w:rsidR="00341064" w:rsidRDefault="00341064" w:rsidP="00EE1E10">
      <w:r>
        <w:separator/>
      </w:r>
    </w:p>
  </w:endnote>
  <w:endnote w:type="continuationSeparator" w:id="0">
    <w:p w14:paraId="012C779E" w14:textId="77777777" w:rsidR="00341064" w:rsidRDefault="00341064" w:rsidP="00EE1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KaiTi">
    <w:altName w:val="Microsoft YaHei"/>
    <w:panose1 w:val="02010609060101010101"/>
    <w:charset w:val="86"/>
    <w:family w:val="modern"/>
    <w:pitch w:val="fixed"/>
    <w:sig w:usb0="800002BF" w:usb1="38CF7CFA" w:usb2="00000016" w:usb3="00000000" w:csb0="00040001" w:csb1="00000000"/>
  </w:font>
  <w:font w:name="KaiTi_GB2312">
    <w:altName w:val="Microsoft YaHei"/>
    <w:panose1 w:val="020B0604020202020204"/>
    <w:charset w:val="86"/>
    <w:family w:val="modern"/>
    <w:pitch w:val="default"/>
    <w:sig w:usb0="00000000" w:usb1="0000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87F7" w14:textId="77777777" w:rsidR="00341064" w:rsidRDefault="00341064" w:rsidP="00EE1E10">
      <w:r>
        <w:separator/>
      </w:r>
    </w:p>
  </w:footnote>
  <w:footnote w:type="continuationSeparator" w:id="0">
    <w:p w14:paraId="07195AFD" w14:textId="77777777" w:rsidR="00341064" w:rsidRDefault="00341064" w:rsidP="00EE1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EDA8" w14:textId="77777777" w:rsidR="00EE1E10" w:rsidRDefault="00EE1E10">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E07"/>
    <w:multiLevelType w:val="multilevel"/>
    <w:tmpl w:val="70E962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B27F73"/>
    <w:multiLevelType w:val="hybridMultilevel"/>
    <w:tmpl w:val="4CC4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D4828"/>
    <w:multiLevelType w:val="hybridMultilevel"/>
    <w:tmpl w:val="F8347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321394"/>
    <w:multiLevelType w:val="hybridMultilevel"/>
    <w:tmpl w:val="8D3A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44D30"/>
    <w:multiLevelType w:val="hybridMultilevel"/>
    <w:tmpl w:val="C8CA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470C9"/>
    <w:multiLevelType w:val="multilevel"/>
    <w:tmpl w:val="70E962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8A941CC"/>
    <w:multiLevelType w:val="hybridMultilevel"/>
    <w:tmpl w:val="D3A4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3033A7"/>
    <w:multiLevelType w:val="hybridMultilevel"/>
    <w:tmpl w:val="AC2A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EE7BE2"/>
    <w:multiLevelType w:val="multilevel"/>
    <w:tmpl w:val="70E962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E962F1"/>
    <w:multiLevelType w:val="multilevel"/>
    <w:tmpl w:val="70E962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31363F6"/>
    <w:multiLevelType w:val="multilevel"/>
    <w:tmpl w:val="731363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351479E"/>
    <w:multiLevelType w:val="hybridMultilevel"/>
    <w:tmpl w:val="7ECC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00250">
    <w:abstractNumId w:val="9"/>
  </w:num>
  <w:num w:numId="2" w16cid:durableId="1417826374">
    <w:abstractNumId w:val="10"/>
  </w:num>
  <w:num w:numId="3" w16cid:durableId="1838374497">
    <w:abstractNumId w:val="0"/>
  </w:num>
  <w:num w:numId="4" w16cid:durableId="1047141790">
    <w:abstractNumId w:val="8"/>
  </w:num>
  <w:num w:numId="5" w16cid:durableId="124860514">
    <w:abstractNumId w:val="5"/>
  </w:num>
  <w:num w:numId="6" w16cid:durableId="1729259472">
    <w:abstractNumId w:val="11"/>
  </w:num>
  <w:num w:numId="7" w16cid:durableId="1424959597">
    <w:abstractNumId w:val="1"/>
  </w:num>
  <w:num w:numId="8" w16cid:durableId="610360133">
    <w:abstractNumId w:val="3"/>
  </w:num>
  <w:num w:numId="9" w16cid:durableId="855191018">
    <w:abstractNumId w:val="2"/>
  </w:num>
  <w:num w:numId="10" w16cid:durableId="1347705373">
    <w:abstractNumId w:val="6"/>
  </w:num>
  <w:num w:numId="11" w16cid:durableId="2032562732">
    <w:abstractNumId w:val="7"/>
  </w:num>
  <w:num w:numId="12" w16cid:durableId="108272685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ogao Gu">
    <w15:presenceInfo w15:providerId="AD" w15:userId="S::hggu@connect.hku.hk::ff7b07b5-a5b7-46b8-8cbb-d76b6198af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Copy&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wvdsrxzkvxtwhe2ed7v2zdztwfx02sxr5zp&quot;&gt;My EndNote Library&lt;record-ids&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5&lt;/item&gt;&lt;item&gt;136&lt;/item&gt;&lt;item&gt;137&lt;/item&gt;&lt;item&gt;138&lt;/item&gt;&lt;item&gt;139&lt;/item&gt;&lt;item&gt;140&lt;/item&gt;&lt;item&gt;141&lt;/item&gt;&lt;item&gt;142&lt;/item&gt;&lt;item&gt;143&lt;/item&gt;&lt;item&gt;144&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record-ids&gt;&lt;/item&gt;&lt;/Libraries&gt;"/>
  </w:docVars>
  <w:rsids>
    <w:rsidRoot w:val="00EE1E10"/>
    <w:rsid w:val="00006812"/>
    <w:rsid w:val="00006822"/>
    <w:rsid w:val="0000744C"/>
    <w:rsid w:val="000101AF"/>
    <w:rsid w:val="00011C23"/>
    <w:rsid w:val="00012376"/>
    <w:rsid w:val="00015038"/>
    <w:rsid w:val="00016140"/>
    <w:rsid w:val="000167FE"/>
    <w:rsid w:val="00016AD4"/>
    <w:rsid w:val="00016F2D"/>
    <w:rsid w:val="00017213"/>
    <w:rsid w:val="0001746C"/>
    <w:rsid w:val="000200B9"/>
    <w:rsid w:val="0002099F"/>
    <w:rsid w:val="0002114C"/>
    <w:rsid w:val="00021C30"/>
    <w:rsid w:val="0002365B"/>
    <w:rsid w:val="000249F0"/>
    <w:rsid w:val="000279A4"/>
    <w:rsid w:val="0003148F"/>
    <w:rsid w:val="000316DD"/>
    <w:rsid w:val="00037291"/>
    <w:rsid w:val="00040419"/>
    <w:rsid w:val="000422E2"/>
    <w:rsid w:val="0004406D"/>
    <w:rsid w:val="00045D44"/>
    <w:rsid w:val="00047CE7"/>
    <w:rsid w:val="0005130B"/>
    <w:rsid w:val="000538AB"/>
    <w:rsid w:val="00054A32"/>
    <w:rsid w:val="00055660"/>
    <w:rsid w:val="00056538"/>
    <w:rsid w:val="000602BB"/>
    <w:rsid w:val="00063C35"/>
    <w:rsid w:val="0006435B"/>
    <w:rsid w:val="00064EFB"/>
    <w:rsid w:val="00065958"/>
    <w:rsid w:val="00067CDB"/>
    <w:rsid w:val="00071065"/>
    <w:rsid w:val="00072876"/>
    <w:rsid w:val="000729BD"/>
    <w:rsid w:val="00072CE2"/>
    <w:rsid w:val="0007300E"/>
    <w:rsid w:val="00074642"/>
    <w:rsid w:val="0007488B"/>
    <w:rsid w:val="0007567C"/>
    <w:rsid w:val="00082028"/>
    <w:rsid w:val="00082E78"/>
    <w:rsid w:val="00083FF2"/>
    <w:rsid w:val="00084A65"/>
    <w:rsid w:val="00084FF1"/>
    <w:rsid w:val="0008594E"/>
    <w:rsid w:val="00091892"/>
    <w:rsid w:val="00093AFE"/>
    <w:rsid w:val="000A2DF2"/>
    <w:rsid w:val="000A3B75"/>
    <w:rsid w:val="000A3E34"/>
    <w:rsid w:val="000A5B49"/>
    <w:rsid w:val="000A6AF9"/>
    <w:rsid w:val="000A7220"/>
    <w:rsid w:val="000A7371"/>
    <w:rsid w:val="000B0281"/>
    <w:rsid w:val="000B3134"/>
    <w:rsid w:val="000B4D60"/>
    <w:rsid w:val="000B53E6"/>
    <w:rsid w:val="000B6DC3"/>
    <w:rsid w:val="000C0624"/>
    <w:rsid w:val="000C11B1"/>
    <w:rsid w:val="000C6F4E"/>
    <w:rsid w:val="000D002D"/>
    <w:rsid w:val="000D108B"/>
    <w:rsid w:val="000D14F8"/>
    <w:rsid w:val="000D2E53"/>
    <w:rsid w:val="000D3B1B"/>
    <w:rsid w:val="000D3DB5"/>
    <w:rsid w:val="000D4E65"/>
    <w:rsid w:val="000D6450"/>
    <w:rsid w:val="000D6F3A"/>
    <w:rsid w:val="000D7D3C"/>
    <w:rsid w:val="000E3551"/>
    <w:rsid w:val="000E407D"/>
    <w:rsid w:val="000E457C"/>
    <w:rsid w:val="000E6AF1"/>
    <w:rsid w:val="000F33B0"/>
    <w:rsid w:val="000F5815"/>
    <w:rsid w:val="000F596D"/>
    <w:rsid w:val="000F79A3"/>
    <w:rsid w:val="00101222"/>
    <w:rsid w:val="00101EE5"/>
    <w:rsid w:val="00102A5C"/>
    <w:rsid w:val="00104026"/>
    <w:rsid w:val="0010454E"/>
    <w:rsid w:val="00107716"/>
    <w:rsid w:val="00110733"/>
    <w:rsid w:val="00113573"/>
    <w:rsid w:val="00113700"/>
    <w:rsid w:val="00115310"/>
    <w:rsid w:val="001168A8"/>
    <w:rsid w:val="00120AB9"/>
    <w:rsid w:val="00121AC0"/>
    <w:rsid w:val="00121B46"/>
    <w:rsid w:val="00122B3B"/>
    <w:rsid w:val="00132207"/>
    <w:rsid w:val="00134A38"/>
    <w:rsid w:val="00136B02"/>
    <w:rsid w:val="00136CB6"/>
    <w:rsid w:val="001371EA"/>
    <w:rsid w:val="00140322"/>
    <w:rsid w:val="0014187F"/>
    <w:rsid w:val="001434C5"/>
    <w:rsid w:val="0014355A"/>
    <w:rsid w:val="001454A7"/>
    <w:rsid w:val="0014626A"/>
    <w:rsid w:val="0015015A"/>
    <w:rsid w:val="00150C36"/>
    <w:rsid w:val="00151B23"/>
    <w:rsid w:val="00155454"/>
    <w:rsid w:val="00155E7F"/>
    <w:rsid w:val="001563AB"/>
    <w:rsid w:val="00157DF7"/>
    <w:rsid w:val="001608EA"/>
    <w:rsid w:val="00161C82"/>
    <w:rsid w:val="00161E42"/>
    <w:rsid w:val="00161E98"/>
    <w:rsid w:val="0016368E"/>
    <w:rsid w:val="001658A8"/>
    <w:rsid w:val="00166418"/>
    <w:rsid w:val="00166C29"/>
    <w:rsid w:val="0016727B"/>
    <w:rsid w:val="00170B79"/>
    <w:rsid w:val="00171F9E"/>
    <w:rsid w:val="00174D2D"/>
    <w:rsid w:val="001769D1"/>
    <w:rsid w:val="00176B92"/>
    <w:rsid w:val="001805A1"/>
    <w:rsid w:val="00180875"/>
    <w:rsid w:val="001825DD"/>
    <w:rsid w:val="00184447"/>
    <w:rsid w:val="0019213C"/>
    <w:rsid w:val="001936F9"/>
    <w:rsid w:val="001951F5"/>
    <w:rsid w:val="00195852"/>
    <w:rsid w:val="001972F1"/>
    <w:rsid w:val="0019781F"/>
    <w:rsid w:val="001A0599"/>
    <w:rsid w:val="001A17FE"/>
    <w:rsid w:val="001A1CB2"/>
    <w:rsid w:val="001A4DBA"/>
    <w:rsid w:val="001A58B7"/>
    <w:rsid w:val="001A73C2"/>
    <w:rsid w:val="001B01EC"/>
    <w:rsid w:val="001B12D7"/>
    <w:rsid w:val="001B1C86"/>
    <w:rsid w:val="001B234C"/>
    <w:rsid w:val="001B24EC"/>
    <w:rsid w:val="001B31EE"/>
    <w:rsid w:val="001B332C"/>
    <w:rsid w:val="001B716F"/>
    <w:rsid w:val="001B7393"/>
    <w:rsid w:val="001B7960"/>
    <w:rsid w:val="001C05EA"/>
    <w:rsid w:val="001C1F9B"/>
    <w:rsid w:val="001C3500"/>
    <w:rsid w:val="001C3EE7"/>
    <w:rsid w:val="001C5787"/>
    <w:rsid w:val="001D1A2A"/>
    <w:rsid w:val="001D216E"/>
    <w:rsid w:val="001D2217"/>
    <w:rsid w:val="001D37F5"/>
    <w:rsid w:val="001D5724"/>
    <w:rsid w:val="001D76FA"/>
    <w:rsid w:val="001E38CE"/>
    <w:rsid w:val="001E3F74"/>
    <w:rsid w:val="001E44CA"/>
    <w:rsid w:val="001E52A4"/>
    <w:rsid w:val="001E63B2"/>
    <w:rsid w:val="001E7C74"/>
    <w:rsid w:val="001F0917"/>
    <w:rsid w:val="001F1392"/>
    <w:rsid w:val="001F1F8D"/>
    <w:rsid w:val="001F35A3"/>
    <w:rsid w:val="001F699A"/>
    <w:rsid w:val="001F7227"/>
    <w:rsid w:val="002002A9"/>
    <w:rsid w:val="00200BDF"/>
    <w:rsid w:val="00200FD9"/>
    <w:rsid w:val="00201BB5"/>
    <w:rsid w:val="00201DA3"/>
    <w:rsid w:val="0020218B"/>
    <w:rsid w:val="0020462A"/>
    <w:rsid w:val="00204E17"/>
    <w:rsid w:val="002058C1"/>
    <w:rsid w:val="00205E9E"/>
    <w:rsid w:val="002165EC"/>
    <w:rsid w:val="002169D9"/>
    <w:rsid w:val="00220B3A"/>
    <w:rsid w:val="00224357"/>
    <w:rsid w:val="002245B8"/>
    <w:rsid w:val="0022589C"/>
    <w:rsid w:val="00225F68"/>
    <w:rsid w:val="002274FA"/>
    <w:rsid w:val="0023498F"/>
    <w:rsid w:val="0023536B"/>
    <w:rsid w:val="00236511"/>
    <w:rsid w:val="00236E1B"/>
    <w:rsid w:val="00237149"/>
    <w:rsid w:val="00240074"/>
    <w:rsid w:val="0024119F"/>
    <w:rsid w:val="00241E14"/>
    <w:rsid w:val="00242525"/>
    <w:rsid w:val="00245C55"/>
    <w:rsid w:val="00246D54"/>
    <w:rsid w:val="00246E82"/>
    <w:rsid w:val="00246F12"/>
    <w:rsid w:val="002479CE"/>
    <w:rsid w:val="0025085E"/>
    <w:rsid w:val="00250E4D"/>
    <w:rsid w:val="00251B15"/>
    <w:rsid w:val="00251B7C"/>
    <w:rsid w:val="00252130"/>
    <w:rsid w:val="00253D3D"/>
    <w:rsid w:val="002550B1"/>
    <w:rsid w:val="00255119"/>
    <w:rsid w:val="002553FE"/>
    <w:rsid w:val="002557E2"/>
    <w:rsid w:val="0025580E"/>
    <w:rsid w:val="00255BC2"/>
    <w:rsid w:val="002562E9"/>
    <w:rsid w:val="0025680A"/>
    <w:rsid w:val="00257021"/>
    <w:rsid w:val="00260A40"/>
    <w:rsid w:val="00260FC2"/>
    <w:rsid w:val="0026135A"/>
    <w:rsid w:val="0026265A"/>
    <w:rsid w:val="00263324"/>
    <w:rsid w:val="00267E67"/>
    <w:rsid w:val="0027034E"/>
    <w:rsid w:val="00270DAE"/>
    <w:rsid w:val="0027114B"/>
    <w:rsid w:val="00272350"/>
    <w:rsid w:val="002737F0"/>
    <w:rsid w:val="00273E8A"/>
    <w:rsid w:val="00274865"/>
    <w:rsid w:val="00274A1D"/>
    <w:rsid w:val="00276843"/>
    <w:rsid w:val="002771DE"/>
    <w:rsid w:val="00280261"/>
    <w:rsid w:val="00280C63"/>
    <w:rsid w:val="00284DB9"/>
    <w:rsid w:val="00287D26"/>
    <w:rsid w:val="00287F5E"/>
    <w:rsid w:val="002909AF"/>
    <w:rsid w:val="00290D21"/>
    <w:rsid w:val="00290DAC"/>
    <w:rsid w:val="00291554"/>
    <w:rsid w:val="00292412"/>
    <w:rsid w:val="002934B9"/>
    <w:rsid w:val="00296A25"/>
    <w:rsid w:val="002A27DC"/>
    <w:rsid w:val="002A3D9B"/>
    <w:rsid w:val="002A3F33"/>
    <w:rsid w:val="002A4968"/>
    <w:rsid w:val="002A4EC8"/>
    <w:rsid w:val="002A559A"/>
    <w:rsid w:val="002A7F0A"/>
    <w:rsid w:val="002B1C13"/>
    <w:rsid w:val="002B1C29"/>
    <w:rsid w:val="002B4F2C"/>
    <w:rsid w:val="002B6196"/>
    <w:rsid w:val="002B62A1"/>
    <w:rsid w:val="002B78A1"/>
    <w:rsid w:val="002C31B3"/>
    <w:rsid w:val="002C3B53"/>
    <w:rsid w:val="002C49D7"/>
    <w:rsid w:val="002C5827"/>
    <w:rsid w:val="002C5F62"/>
    <w:rsid w:val="002D15C0"/>
    <w:rsid w:val="002D3858"/>
    <w:rsid w:val="002D4511"/>
    <w:rsid w:val="002D6820"/>
    <w:rsid w:val="002D6E48"/>
    <w:rsid w:val="002D7325"/>
    <w:rsid w:val="002E0F6C"/>
    <w:rsid w:val="002E2616"/>
    <w:rsid w:val="002E2A13"/>
    <w:rsid w:val="002E3A80"/>
    <w:rsid w:val="002E46B6"/>
    <w:rsid w:val="002E4FA8"/>
    <w:rsid w:val="002E601D"/>
    <w:rsid w:val="002F0ED4"/>
    <w:rsid w:val="002F2246"/>
    <w:rsid w:val="002F4291"/>
    <w:rsid w:val="002F7157"/>
    <w:rsid w:val="002F71D9"/>
    <w:rsid w:val="002F7E32"/>
    <w:rsid w:val="00301780"/>
    <w:rsid w:val="003036C3"/>
    <w:rsid w:val="003040F2"/>
    <w:rsid w:val="003042A8"/>
    <w:rsid w:val="00304EDE"/>
    <w:rsid w:val="00307DFA"/>
    <w:rsid w:val="00311268"/>
    <w:rsid w:val="00311E21"/>
    <w:rsid w:val="0031288D"/>
    <w:rsid w:val="003209BF"/>
    <w:rsid w:val="00321028"/>
    <w:rsid w:val="00322935"/>
    <w:rsid w:val="00323364"/>
    <w:rsid w:val="00325396"/>
    <w:rsid w:val="00327C7C"/>
    <w:rsid w:val="0033082A"/>
    <w:rsid w:val="00330AD2"/>
    <w:rsid w:val="00330E56"/>
    <w:rsid w:val="003370A5"/>
    <w:rsid w:val="00337765"/>
    <w:rsid w:val="00337C01"/>
    <w:rsid w:val="00341064"/>
    <w:rsid w:val="00341279"/>
    <w:rsid w:val="00343D71"/>
    <w:rsid w:val="00344FD0"/>
    <w:rsid w:val="003458BA"/>
    <w:rsid w:val="003474BE"/>
    <w:rsid w:val="0035636B"/>
    <w:rsid w:val="003612D6"/>
    <w:rsid w:val="00362DB4"/>
    <w:rsid w:val="00363061"/>
    <w:rsid w:val="00365C41"/>
    <w:rsid w:val="00367C64"/>
    <w:rsid w:val="003705E7"/>
    <w:rsid w:val="00370A14"/>
    <w:rsid w:val="003710AD"/>
    <w:rsid w:val="00371A60"/>
    <w:rsid w:val="00373DF0"/>
    <w:rsid w:val="00374FC6"/>
    <w:rsid w:val="00376920"/>
    <w:rsid w:val="00376E5F"/>
    <w:rsid w:val="003838AE"/>
    <w:rsid w:val="00384419"/>
    <w:rsid w:val="003866AA"/>
    <w:rsid w:val="00390EBC"/>
    <w:rsid w:val="003910B7"/>
    <w:rsid w:val="003921E1"/>
    <w:rsid w:val="00393C18"/>
    <w:rsid w:val="0039444E"/>
    <w:rsid w:val="00396387"/>
    <w:rsid w:val="003964A0"/>
    <w:rsid w:val="003A3161"/>
    <w:rsid w:val="003A710C"/>
    <w:rsid w:val="003B0E11"/>
    <w:rsid w:val="003B1D37"/>
    <w:rsid w:val="003B3E0A"/>
    <w:rsid w:val="003B5ADF"/>
    <w:rsid w:val="003B69D7"/>
    <w:rsid w:val="003B7A33"/>
    <w:rsid w:val="003C159F"/>
    <w:rsid w:val="003C2FEC"/>
    <w:rsid w:val="003C424E"/>
    <w:rsid w:val="003C6539"/>
    <w:rsid w:val="003D300B"/>
    <w:rsid w:val="003D3F6B"/>
    <w:rsid w:val="003D4893"/>
    <w:rsid w:val="003D55E8"/>
    <w:rsid w:val="003D58BE"/>
    <w:rsid w:val="003D5B33"/>
    <w:rsid w:val="003D6231"/>
    <w:rsid w:val="003D66BA"/>
    <w:rsid w:val="003D674F"/>
    <w:rsid w:val="003D6E6B"/>
    <w:rsid w:val="003E0449"/>
    <w:rsid w:val="003E295F"/>
    <w:rsid w:val="003E2B20"/>
    <w:rsid w:val="003E3E8C"/>
    <w:rsid w:val="003E4262"/>
    <w:rsid w:val="003E75B9"/>
    <w:rsid w:val="003E75CB"/>
    <w:rsid w:val="003F078D"/>
    <w:rsid w:val="003F1DBD"/>
    <w:rsid w:val="003F2693"/>
    <w:rsid w:val="003F4D96"/>
    <w:rsid w:val="003F7634"/>
    <w:rsid w:val="004012BF"/>
    <w:rsid w:val="00401C81"/>
    <w:rsid w:val="00401E15"/>
    <w:rsid w:val="004033B9"/>
    <w:rsid w:val="00403E8B"/>
    <w:rsid w:val="00404591"/>
    <w:rsid w:val="00404A3F"/>
    <w:rsid w:val="00406E8E"/>
    <w:rsid w:val="00411BAC"/>
    <w:rsid w:val="00415BA8"/>
    <w:rsid w:val="004169E9"/>
    <w:rsid w:val="004224A1"/>
    <w:rsid w:val="00424614"/>
    <w:rsid w:val="00424CC3"/>
    <w:rsid w:val="004252CF"/>
    <w:rsid w:val="00426494"/>
    <w:rsid w:val="00426A48"/>
    <w:rsid w:val="00427EB7"/>
    <w:rsid w:val="004345F6"/>
    <w:rsid w:val="00435100"/>
    <w:rsid w:val="004365B8"/>
    <w:rsid w:val="004405FE"/>
    <w:rsid w:val="00440794"/>
    <w:rsid w:val="00440F84"/>
    <w:rsid w:val="004413D4"/>
    <w:rsid w:val="00445934"/>
    <w:rsid w:val="00446197"/>
    <w:rsid w:val="00446A65"/>
    <w:rsid w:val="00450BCE"/>
    <w:rsid w:val="004526FD"/>
    <w:rsid w:val="00455F95"/>
    <w:rsid w:val="00460943"/>
    <w:rsid w:val="00461BBD"/>
    <w:rsid w:val="0046573D"/>
    <w:rsid w:val="00465B3E"/>
    <w:rsid w:val="00467A99"/>
    <w:rsid w:val="00471F51"/>
    <w:rsid w:val="004762E4"/>
    <w:rsid w:val="0047667F"/>
    <w:rsid w:val="004821F7"/>
    <w:rsid w:val="00482E6B"/>
    <w:rsid w:val="00483A35"/>
    <w:rsid w:val="00484C5B"/>
    <w:rsid w:val="0048521B"/>
    <w:rsid w:val="00485964"/>
    <w:rsid w:val="00486D19"/>
    <w:rsid w:val="00487788"/>
    <w:rsid w:val="00490DB5"/>
    <w:rsid w:val="00491A23"/>
    <w:rsid w:val="0049275F"/>
    <w:rsid w:val="00492B56"/>
    <w:rsid w:val="00494806"/>
    <w:rsid w:val="00496053"/>
    <w:rsid w:val="0049616B"/>
    <w:rsid w:val="00497474"/>
    <w:rsid w:val="004A1861"/>
    <w:rsid w:val="004A27B1"/>
    <w:rsid w:val="004A394C"/>
    <w:rsid w:val="004A5084"/>
    <w:rsid w:val="004B1D9F"/>
    <w:rsid w:val="004B1DA7"/>
    <w:rsid w:val="004B2A3B"/>
    <w:rsid w:val="004B2E71"/>
    <w:rsid w:val="004B5139"/>
    <w:rsid w:val="004B66DF"/>
    <w:rsid w:val="004B68B0"/>
    <w:rsid w:val="004B7707"/>
    <w:rsid w:val="004B7985"/>
    <w:rsid w:val="004B7B3F"/>
    <w:rsid w:val="004C0B64"/>
    <w:rsid w:val="004C5A87"/>
    <w:rsid w:val="004C5ECD"/>
    <w:rsid w:val="004C68D6"/>
    <w:rsid w:val="004C7243"/>
    <w:rsid w:val="004C7C56"/>
    <w:rsid w:val="004C7DDC"/>
    <w:rsid w:val="004D3F6C"/>
    <w:rsid w:val="004D44C6"/>
    <w:rsid w:val="004D5A78"/>
    <w:rsid w:val="004D5D72"/>
    <w:rsid w:val="004D62B1"/>
    <w:rsid w:val="004D768B"/>
    <w:rsid w:val="004D789C"/>
    <w:rsid w:val="004E0766"/>
    <w:rsid w:val="004E16B1"/>
    <w:rsid w:val="004E2943"/>
    <w:rsid w:val="004E3680"/>
    <w:rsid w:val="004E7085"/>
    <w:rsid w:val="004F04CF"/>
    <w:rsid w:val="004F0751"/>
    <w:rsid w:val="004F0D78"/>
    <w:rsid w:val="004F12AF"/>
    <w:rsid w:val="004F294B"/>
    <w:rsid w:val="004F3FDC"/>
    <w:rsid w:val="004F6A90"/>
    <w:rsid w:val="0050040E"/>
    <w:rsid w:val="0050153A"/>
    <w:rsid w:val="00502608"/>
    <w:rsid w:val="00507B0F"/>
    <w:rsid w:val="0051023D"/>
    <w:rsid w:val="00514A04"/>
    <w:rsid w:val="00514C9C"/>
    <w:rsid w:val="00516428"/>
    <w:rsid w:val="00520616"/>
    <w:rsid w:val="005231AB"/>
    <w:rsid w:val="0052492B"/>
    <w:rsid w:val="005269DE"/>
    <w:rsid w:val="00526A15"/>
    <w:rsid w:val="00537D34"/>
    <w:rsid w:val="00540D88"/>
    <w:rsid w:val="00541269"/>
    <w:rsid w:val="00542194"/>
    <w:rsid w:val="00542CB9"/>
    <w:rsid w:val="00544E71"/>
    <w:rsid w:val="00545F9E"/>
    <w:rsid w:val="00553B7B"/>
    <w:rsid w:val="005559B0"/>
    <w:rsid w:val="00555D6A"/>
    <w:rsid w:val="00561D23"/>
    <w:rsid w:val="005621D9"/>
    <w:rsid w:val="00562CFC"/>
    <w:rsid w:val="00565858"/>
    <w:rsid w:val="005662E0"/>
    <w:rsid w:val="00567558"/>
    <w:rsid w:val="005679B2"/>
    <w:rsid w:val="00570000"/>
    <w:rsid w:val="00574F2B"/>
    <w:rsid w:val="0057645C"/>
    <w:rsid w:val="00577765"/>
    <w:rsid w:val="00577FDD"/>
    <w:rsid w:val="00580D53"/>
    <w:rsid w:val="00584B85"/>
    <w:rsid w:val="00586BA5"/>
    <w:rsid w:val="00586D44"/>
    <w:rsid w:val="00591F0B"/>
    <w:rsid w:val="0059236E"/>
    <w:rsid w:val="00594DB4"/>
    <w:rsid w:val="00596834"/>
    <w:rsid w:val="00597766"/>
    <w:rsid w:val="005A17C7"/>
    <w:rsid w:val="005A2E09"/>
    <w:rsid w:val="005A341C"/>
    <w:rsid w:val="005A6AB0"/>
    <w:rsid w:val="005A73F7"/>
    <w:rsid w:val="005B018D"/>
    <w:rsid w:val="005B16B4"/>
    <w:rsid w:val="005B3D3D"/>
    <w:rsid w:val="005B4C31"/>
    <w:rsid w:val="005B7F6D"/>
    <w:rsid w:val="005C3329"/>
    <w:rsid w:val="005C3D01"/>
    <w:rsid w:val="005C4D25"/>
    <w:rsid w:val="005C5FCD"/>
    <w:rsid w:val="005D09B5"/>
    <w:rsid w:val="005D18EA"/>
    <w:rsid w:val="005D279D"/>
    <w:rsid w:val="005D3110"/>
    <w:rsid w:val="005D3A1D"/>
    <w:rsid w:val="005D3D2B"/>
    <w:rsid w:val="005D43E1"/>
    <w:rsid w:val="005D70F3"/>
    <w:rsid w:val="005E0AE1"/>
    <w:rsid w:val="005E151C"/>
    <w:rsid w:val="005E294D"/>
    <w:rsid w:val="005E344D"/>
    <w:rsid w:val="005E37BD"/>
    <w:rsid w:val="005E4C77"/>
    <w:rsid w:val="005E7206"/>
    <w:rsid w:val="005E72E0"/>
    <w:rsid w:val="005E7AF6"/>
    <w:rsid w:val="005F2B4A"/>
    <w:rsid w:val="005F42C1"/>
    <w:rsid w:val="006006C6"/>
    <w:rsid w:val="0060249E"/>
    <w:rsid w:val="006026D5"/>
    <w:rsid w:val="00602E2D"/>
    <w:rsid w:val="006036ED"/>
    <w:rsid w:val="006071D1"/>
    <w:rsid w:val="00612020"/>
    <w:rsid w:val="00612EA3"/>
    <w:rsid w:val="00613724"/>
    <w:rsid w:val="00615F14"/>
    <w:rsid w:val="00616245"/>
    <w:rsid w:val="0061649E"/>
    <w:rsid w:val="00616792"/>
    <w:rsid w:val="0061679F"/>
    <w:rsid w:val="00616F78"/>
    <w:rsid w:val="00617542"/>
    <w:rsid w:val="00617732"/>
    <w:rsid w:val="006178C6"/>
    <w:rsid w:val="0062020B"/>
    <w:rsid w:val="006207E1"/>
    <w:rsid w:val="0062098B"/>
    <w:rsid w:val="00620CE3"/>
    <w:rsid w:val="00621AB4"/>
    <w:rsid w:val="00622586"/>
    <w:rsid w:val="006244B1"/>
    <w:rsid w:val="006269E8"/>
    <w:rsid w:val="00627D72"/>
    <w:rsid w:val="00630073"/>
    <w:rsid w:val="00630EC5"/>
    <w:rsid w:val="00631147"/>
    <w:rsid w:val="00632195"/>
    <w:rsid w:val="006347FB"/>
    <w:rsid w:val="00642DA2"/>
    <w:rsid w:val="00643227"/>
    <w:rsid w:val="00644DCC"/>
    <w:rsid w:val="00645ADE"/>
    <w:rsid w:val="00646F9A"/>
    <w:rsid w:val="00647212"/>
    <w:rsid w:val="006514E7"/>
    <w:rsid w:val="00651528"/>
    <w:rsid w:val="00652BB5"/>
    <w:rsid w:val="006534BB"/>
    <w:rsid w:val="00653D82"/>
    <w:rsid w:val="00653E81"/>
    <w:rsid w:val="00660567"/>
    <w:rsid w:val="00662F4C"/>
    <w:rsid w:val="00663882"/>
    <w:rsid w:val="00665307"/>
    <w:rsid w:val="00666DF8"/>
    <w:rsid w:val="00673622"/>
    <w:rsid w:val="006744DA"/>
    <w:rsid w:val="00677A09"/>
    <w:rsid w:val="00681A60"/>
    <w:rsid w:val="00683F70"/>
    <w:rsid w:val="0068604F"/>
    <w:rsid w:val="00686AEE"/>
    <w:rsid w:val="00686D97"/>
    <w:rsid w:val="00690285"/>
    <w:rsid w:val="00690DBE"/>
    <w:rsid w:val="006938AA"/>
    <w:rsid w:val="00694F4A"/>
    <w:rsid w:val="006957C4"/>
    <w:rsid w:val="00696978"/>
    <w:rsid w:val="00696FFD"/>
    <w:rsid w:val="006A44C2"/>
    <w:rsid w:val="006A5C25"/>
    <w:rsid w:val="006A7ED2"/>
    <w:rsid w:val="006B12C4"/>
    <w:rsid w:val="006B2574"/>
    <w:rsid w:val="006B29A7"/>
    <w:rsid w:val="006B2F2B"/>
    <w:rsid w:val="006B5246"/>
    <w:rsid w:val="006B52DF"/>
    <w:rsid w:val="006B7666"/>
    <w:rsid w:val="006C00C6"/>
    <w:rsid w:val="006C0274"/>
    <w:rsid w:val="006C33EE"/>
    <w:rsid w:val="006C5234"/>
    <w:rsid w:val="006C6103"/>
    <w:rsid w:val="006C63AA"/>
    <w:rsid w:val="006D292B"/>
    <w:rsid w:val="006D5A8F"/>
    <w:rsid w:val="006D67D9"/>
    <w:rsid w:val="006D7FA2"/>
    <w:rsid w:val="006E0834"/>
    <w:rsid w:val="006E2768"/>
    <w:rsid w:val="006E279C"/>
    <w:rsid w:val="006E28EE"/>
    <w:rsid w:val="006E58EE"/>
    <w:rsid w:val="006E637C"/>
    <w:rsid w:val="006E7837"/>
    <w:rsid w:val="006F167F"/>
    <w:rsid w:val="006F1DC0"/>
    <w:rsid w:val="006F3B2E"/>
    <w:rsid w:val="006F416B"/>
    <w:rsid w:val="006F7819"/>
    <w:rsid w:val="00700E47"/>
    <w:rsid w:val="00702D22"/>
    <w:rsid w:val="00704C1B"/>
    <w:rsid w:val="007057F7"/>
    <w:rsid w:val="0071122B"/>
    <w:rsid w:val="007137CB"/>
    <w:rsid w:val="00713C45"/>
    <w:rsid w:val="00714298"/>
    <w:rsid w:val="00716D01"/>
    <w:rsid w:val="00717486"/>
    <w:rsid w:val="00720449"/>
    <w:rsid w:val="00721EB8"/>
    <w:rsid w:val="00722326"/>
    <w:rsid w:val="007233BA"/>
    <w:rsid w:val="007234FE"/>
    <w:rsid w:val="0072613B"/>
    <w:rsid w:val="0073216C"/>
    <w:rsid w:val="00732AE2"/>
    <w:rsid w:val="00733CDF"/>
    <w:rsid w:val="00735549"/>
    <w:rsid w:val="00740838"/>
    <w:rsid w:val="0074143D"/>
    <w:rsid w:val="00742AAC"/>
    <w:rsid w:val="007432F3"/>
    <w:rsid w:val="00743AEB"/>
    <w:rsid w:val="007448EA"/>
    <w:rsid w:val="00746856"/>
    <w:rsid w:val="00751C47"/>
    <w:rsid w:val="0075211D"/>
    <w:rsid w:val="0075275A"/>
    <w:rsid w:val="00752996"/>
    <w:rsid w:val="0075478C"/>
    <w:rsid w:val="00755696"/>
    <w:rsid w:val="00757680"/>
    <w:rsid w:val="0075768F"/>
    <w:rsid w:val="00760169"/>
    <w:rsid w:val="007619E5"/>
    <w:rsid w:val="007624EF"/>
    <w:rsid w:val="007626C1"/>
    <w:rsid w:val="00763E17"/>
    <w:rsid w:val="00764354"/>
    <w:rsid w:val="007747C4"/>
    <w:rsid w:val="0077571F"/>
    <w:rsid w:val="0077683C"/>
    <w:rsid w:val="00777859"/>
    <w:rsid w:val="00777B37"/>
    <w:rsid w:val="00780EB0"/>
    <w:rsid w:val="00783565"/>
    <w:rsid w:val="0078391D"/>
    <w:rsid w:val="00784FF4"/>
    <w:rsid w:val="007860EE"/>
    <w:rsid w:val="00787574"/>
    <w:rsid w:val="007900D8"/>
    <w:rsid w:val="0079189F"/>
    <w:rsid w:val="00793B10"/>
    <w:rsid w:val="007951F6"/>
    <w:rsid w:val="00795274"/>
    <w:rsid w:val="007A0B6A"/>
    <w:rsid w:val="007A3D65"/>
    <w:rsid w:val="007A58E4"/>
    <w:rsid w:val="007A650D"/>
    <w:rsid w:val="007A76D1"/>
    <w:rsid w:val="007A7CE2"/>
    <w:rsid w:val="007B0CA1"/>
    <w:rsid w:val="007B0CE5"/>
    <w:rsid w:val="007B11CD"/>
    <w:rsid w:val="007B1BF0"/>
    <w:rsid w:val="007B2CDE"/>
    <w:rsid w:val="007B3ADC"/>
    <w:rsid w:val="007B3C08"/>
    <w:rsid w:val="007B405D"/>
    <w:rsid w:val="007B40C0"/>
    <w:rsid w:val="007B51E2"/>
    <w:rsid w:val="007B627E"/>
    <w:rsid w:val="007B7345"/>
    <w:rsid w:val="007C147D"/>
    <w:rsid w:val="007C204B"/>
    <w:rsid w:val="007C4CC5"/>
    <w:rsid w:val="007C4DD4"/>
    <w:rsid w:val="007C5024"/>
    <w:rsid w:val="007C55F3"/>
    <w:rsid w:val="007C5EE1"/>
    <w:rsid w:val="007D05DA"/>
    <w:rsid w:val="007D0AD8"/>
    <w:rsid w:val="007D18DA"/>
    <w:rsid w:val="007D1C4B"/>
    <w:rsid w:val="007D36A8"/>
    <w:rsid w:val="007D59B2"/>
    <w:rsid w:val="007D6024"/>
    <w:rsid w:val="007D7285"/>
    <w:rsid w:val="007D76BC"/>
    <w:rsid w:val="007E01E8"/>
    <w:rsid w:val="007E5760"/>
    <w:rsid w:val="007E5F04"/>
    <w:rsid w:val="007E7BF2"/>
    <w:rsid w:val="007F056F"/>
    <w:rsid w:val="007F0A62"/>
    <w:rsid w:val="007F1FEA"/>
    <w:rsid w:val="007F203B"/>
    <w:rsid w:val="007F262E"/>
    <w:rsid w:val="007F41EA"/>
    <w:rsid w:val="007F5E5B"/>
    <w:rsid w:val="0080117C"/>
    <w:rsid w:val="00801ED9"/>
    <w:rsid w:val="0080251C"/>
    <w:rsid w:val="0080369F"/>
    <w:rsid w:val="00804463"/>
    <w:rsid w:val="008048F2"/>
    <w:rsid w:val="008050D7"/>
    <w:rsid w:val="00806A37"/>
    <w:rsid w:val="00810642"/>
    <w:rsid w:val="00811029"/>
    <w:rsid w:val="00812D97"/>
    <w:rsid w:val="0081407D"/>
    <w:rsid w:val="00814360"/>
    <w:rsid w:val="00815B31"/>
    <w:rsid w:val="008213EA"/>
    <w:rsid w:val="008224B5"/>
    <w:rsid w:val="008225A1"/>
    <w:rsid w:val="00822BE1"/>
    <w:rsid w:val="00823E95"/>
    <w:rsid w:val="00824242"/>
    <w:rsid w:val="00825BF7"/>
    <w:rsid w:val="008273D5"/>
    <w:rsid w:val="00831042"/>
    <w:rsid w:val="00833F0A"/>
    <w:rsid w:val="00834BD4"/>
    <w:rsid w:val="00835578"/>
    <w:rsid w:val="008366F2"/>
    <w:rsid w:val="00837A2A"/>
    <w:rsid w:val="00840D8F"/>
    <w:rsid w:val="0084154C"/>
    <w:rsid w:val="0084215F"/>
    <w:rsid w:val="00842970"/>
    <w:rsid w:val="00843994"/>
    <w:rsid w:val="008449D6"/>
    <w:rsid w:val="00846436"/>
    <w:rsid w:val="00846B06"/>
    <w:rsid w:val="00846E55"/>
    <w:rsid w:val="00847B69"/>
    <w:rsid w:val="00853D01"/>
    <w:rsid w:val="00856702"/>
    <w:rsid w:val="008574B0"/>
    <w:rsid w:val="00860131"/>
    <w:rsid w:val="00860492"/>
    <w:rsid w:val="008626B7"/>
    <w:rsid w:val="00862ECF"/>
    <w:rsid w:val="0086386D"/>
    <w:rsid w:val="0086606F"/>
    <w:rsid w:val="0086726E"/>
    <w:rsid w:val="00870F0C"/>
    <w:rsid w:val="0087387B"/>
    <w:rsid w:val="0087566F"/>
    <w:rsid w:val="00877BC4"/>
    <w:rsid w:val="0088082A"/>
    <w:rsid w:val="00880FEC"/>
    <w:rsid w:val="00882BA1"/>
    <w:rsid w:val="00885317"/>
    <w:rsid w:val="008902CF"/>
    <w:rsid w:val="008904BC"/>
    <w:rsid w:val="008910C9"/>
    <w:rsid w:val="008915BC"/>
    <w:rsid w:val="008940A1"/>
    <w:rsid w:val="0089450B"/>
    <w:rsid w:val="00894C3D"/>
    <w:rsid w:val="00894C7B"/>
    <w:rsid w:val="0089631D"/>
    <w:rsid w:val="0089742E"/>
    <w:rsid w:val="008A10ED"/>
    <w:rsid w:val="008A16A7"/>
    <w:rsid w:val="008A278A"/>
    <w:rsid w:val="008A2FAE"/>
    <w:rsid w:val="008A332B"/>
    <w:rsid w:val="008A3481"/>
    <w:rsid w:val="008A5AAE"/>
    <w:rsid w:val="008A72B7"/>
    <w:rsid w:val="008A7866"/>
    <w:rsid w:val="008B0862"/>
    <w:rsid w:val="008B0F16"/>
    <w:rsid w:val="008B12B1"/>
    <w:rsid w:val="008B2507"/>
    <w:rsid w:val="008B41D6"/>
    <w:rsid w:val="008B4DCD"/>
    <w:rsid w:val="008B694F"/>
    <w:rsid w:val="008B6ED7"/>
    <w:rsid w:val="008B701B"/>
    <w:rsid w:val="008B7EF2"/>
    <w:rsid w:val="008C0663"/>
    <w:rsid w:val="008C0C8B"/>
    <w:rsid w:val="008C0EAF"/>
    <w:rsid w:val="008C1F6C"/>
    <w:rsid w:val="008C28A2"/>
    <w:rsid w:val="008C3256"/>
    <w:rsid w:val="008C4429"/>
    <w:rsid w:val="008C6BC5"/>
    <w:rsid w:val="008C7BF8"/>
    <w:rsid w:val="008D1143"/>
    <w:rsid w:val="008D1545"/>
    <w:rsid w:val="008D16D8"/>
    <w:rsid w:val="008D1FD5"/>
    <w:rsid w:val="008D2A42"/>
    <w:rsid w:val="008D38DA"/>
    <w:rsid w:val="008E14D7"/>
    <w:rsid w:val="008E2FAA"/>
    <w:rsid w:val="008E4945"/>
    <w:rsid w:val="008E5267"/>
    <w:rsid w:val="008E595E"/>
    <w:rsid w:val="008E7A1D"/>
    <w:rsid w:val="008F0296"/>
    <w:rsid w:val="008F1BE1"/>
    <w:rsid w:val="008F2323"/>
    <w:rsid w:val="008F49AE"/>
    <w:rsid w:val="008F5976"/>
    <w:rsid w:val="008F7F21"/>
    <w:rsid w:val="00901533"/>
    <w:rsid w:val="009017DB"/>
    <w:rsid w:val="009028C2"/>
    <w:rsid w:val="00902EA7"/>
    <w:rsid w:val="00903EAD"/>
    <w:rsid w:val="00905085"/>
    <w:rsid w:val="0090512A"/>
    <w:rsid w:val="0090514D"/>
    <w:rsid w:val="009074BF"/>
    <w:rsid w:val="009101F5"/>
    <w:rsid w:val="009105DE"/>
    <w:rsid w:val="00910E3F"/>
    <w:rsid w:val="009116F7"/>
    <w:rsid w:val="00915529"/>
    <w:rsid w:val="00915C33"/>
    <w:rsid w:val="009164C5"/>
    <w:rsid w:val="00917F62"/>
    <w:rsid w:val="00917FF4"/>
    <w:rsid w:val="009209BE"/>
    <w:rsid w:val="00926270"/>
    <w:rsid w:val="009301D6"/>
    <w:rsid w:val="00930DF9"/>
    <w:rsid w:val="009321EA"/>
    <w:rsid w:val="0093289A"/>
    <w:rsid w:val="00934ED9"/>
    <w:rsid w:val="00935366"/>
    <w:rsid w:val="00935C43"/>
    <w:rsid w:val="009361F3"/>
    <w:rsid w:val="00936F4C"/>
    <w:rsid w:val="00937A42"/>
    <w:rsid w:val="0094069D"/>
    <w:rsid w:val="009442F7"/>
    <w:rsid w:val="0094674F"/>
    <w:rsid w:val="009468AB"/>
    <w:rsid w:val="00946D85"/>
    <w:rsid w:val="00950309"/>
    <w:rsid w:val="00952EEE"/>
    <w:rsid w:val="00954A92"/>
    <w:rsid w:val="00955906"/>
    <w:rsid w:val="009560EE"/>
    <w:rsid w:val="00960A3E"/>
    <w:rsid w:val="00961057"/>
    <w:rsid w:val="00961A8E"/>
    <w:rsid w:val="00962BC5"/>
    <w:rsid w:val="00963C45"/>
    <w:rsid w:val="00964243"/>
    <w:rsid w:val="00966D65"/>
    <w:rsid w:val="00967113"/>
    <w:rsid w:val="009673D3"/>
    <w:rsid w:val="00975BEF"/>
    <w:rsid w:val="009762D7"/>
    <w:rsid w:val="00977208"/>
    <w:rsid w:val="00977D04"/>
    <w:rsid w:val="00981A3B"/>
    <w:rsid w:val="00983438"/>
    <w:rsid w:val="009834FB"/>
    <w:rsid w:val="009859ED"/>
    <w:rsid w:val="00985C87"/>
    <w:rsid w:val="0098730E"/>
    <w:rsid w:val="00990418"/>
    <w:rsid w:val="009904C8"/>
    <w:rsid w:val="00991FFA"/>
    <w:rsid w:val="009948D2"/>
    <w:rsid w:val="009979ED"/>
    <w:rsid w:val="009A0E75"/>
    <w:rsid w:val="009A1876"/>
    <w:rsid w:val="009A207E"/>
    <w:rsid w:val="009A3B3F"/>
    <w:rsid w:val="009A3D6F"/>
    <w:rsid w:val="009A452D"/>
    <w:rsid w:val="009A5591"/>
    <w:rsid w:val="009A5794"/>
    <w:rsid w:val="009A76D3"/>
    <w:rsid w:val="009B19BB"/>
    <w:rsid w:val="009B21C0"/>
    <w:rsid w:val="009B4931"/>
    <w:rsid w:val="009B61A1"/>
    <w:rsid w:val="009B749A"/>
    <w:rsid w:val="009C299F"/>
    <w:rsid w:val="009C3E7C"/>
    <w:rsid w:val="009C5759"/>
    <w:rsid w:val="009C5B87"/>
    <w:rsid w:val="009C6D1C"/>
    <w:rsid w:val="009C72BE"/>
    <w:rsid w:val="009D0B60"/>
    <w:rsid w:val="009D1A01"/>
    <w:rsid w:val="009D2C17"/>
    <w:rsid w:val="009D501F"/>
    <w:rsid w:val="009D51CE"/>
    <w:rsid w:val="009D5B15"/>
    <w:rsid w:val="009D7083"/>
    <w:rsid w:val="009E01C5"/>
    <w:rsid w:val="009E075C"/>
    <w:rsid w:val="009E17A0"/>
    <w:rsid w:val="009E21B0"/>
    <w:rsid w:val="009E427F"/>
    <w:rsid w:val="009E562E"/>
    <w:rsid w:val="009E5AB8"/>
    <w:rsid w:val="009F05C1"/>
    <w:rsid w:val="009F1DC0"/>
    <w:rsid w:val="009F4AD9"/>
    <w:rsid w:val="009F4D26"/>
    <w:rsid w:val="00A03345"/>
    <w:rsid w:val="00A03439"/>
    <w:rsid w:val="00A042FB"/>
    <w:rsid w:val="00A05C92"/>
    <w:rsid w:val="00A0772F"/>
    <w:rsid w:val="00A10763"/>
    <w:rsid w:val="00A108C3"/>
    <w:rsid w:val="00A109C0"/>
    <w:rsid w:val="00A10FD3"/>
    <w:rsid w:val="00A1128E"/>
    <w:rsid w:val="00A11A44"/>
    <w:rsid w:val="00A13307"/>
    <w:rsid w:val="00A134D9"/>
    <w:rsid w:val="00A137BB"/>
    <w:rsid w:val="00A1402E"/>
    <w:rsid w:val="00A23AEC"/>
    <w:rsid w:val="00A25C5A"/>
    <w:rsid w:val="00A25EC3"/>
    <w:rsid w:val="00A27778"/>
    <w:rsid w:val="00A27B1F"/>
    <w:rsid w:val="00A3149C"/>
    <w:rsid w:val="00A32D80"/>
    <w:rsid w:val="00A33091"/>
    <w:rsid w:val="00A3324A"/>
    <w:rsid w:val="00A335F6"/>
    <w:rsid w:val="00A3459B"/>
    <w:rsid w:val="00A35BCF"/>
    <w:rsid w:val="00A4401B"/>
    <w:rsid w:val="00A4500E"/>
    <w:rsid w:val="00A45B54"/>
    <w:rsid w:val="00A52CED"/>
    <w:rsid w:val="00A53177"/>
    <w:rsid w:val="00A57074"/>
    <w:rsid w:val="00A57CE7"/>
    <w:rsid w:val="00A57DC6"/>
    <w:rsid w:val="00A60385"/>
    <w:rsid w:val="00A612FE"/>
    <w:rsid w:val="00A61E58"/>
    <w:rsid w:val="00A621A6"/>
    <w:rsid w:val="00A62396"/>
    <w:rsid w:val="00A64AE6"/>
    <w:rsid w:val="00A64BD9"/>
    <w:rsid w:val="00A71753"/>
    <w:rsid w:val="00A71E2C"/>
    <w:rsid w:val="00A74802"/>
    <w:rsid w:val="00A8076A"/>
    <w:rsid w:val="00A80A1B"/>
    <w:rsid w:val="00A8234A"/>
    <w:rsid w:val="00A82C62"/>
    <w:rsid w:val="00A86F2C"/>
    <w:rsid w:val="00A91955"/>
    <w:rsid w:val="00A92F63"/>
    <w:rsid w:val="00A93368"/>
    <w:rsid w:val="00A96B50"/>
    <w:rsid w:val="00AA00F6"/>
    <w:rsid w:val="00AA197B"/>
    <w:rsid w:val="00AA1B8A"/>
    <w:rsid w:val="00AA376F"/>
    <w:rsid w:val="00AA386C"/>
    <w:rsid w:val="00AA4675"/>
    <w:rsid w:val="00AA5C88"/>
    <w:rsid w:val="00AA77E0"/>
    <w:rsid w:val="00AB0C4A"/>
    <w:rsid w:val="00AB0EBB"/>
    <w:rsid w:val="00AB2A34"/>
    <w:rsid w:val="00AB34DB"/>
    <w:rsid w:val="00AB3F6E"/>
    <w:rsid w:val="00AB41D2"/>
    <w:rsid w:val="00AB445A"/>
    <w:rsid w:val="00AB504E"/>
    <w:rsid w:val="00AB5C49"/>
    <w:rsid w:val="00AB6468"/>
    <w:rsid w:val="00AC363E"/>
    <w:rsid w:val="00AC3E34"/>
    <w:rsid w:val="00AC3ECA"/>
    <w:rsid w:val="00AC4216"/>
    <w:rsid w:val="00AC4BA9"/>
    <w:rsid w:val="00AC4F98"/>
    <w:rsid w:val="00AC69F0"/>
    <w:rsid w:val="00AD0EE9"/>
    <w:rsid w:val="00AD1B90"/>
    <w:rsid w:val="00AD2298"/>
    <w:rsid w:val="00AD3B76"/>
    <w:rsid w:val="00AD42D9"/>
    <w:rsid w:val="00AD5B4E"/>
    <w:rsid w:val="00AD5D75"/>
    <w:rsid w:val="00AD7D50"/>
    <w:rsid w:val="00AE10AE"/>
    <w:rsid w:val="00AE3145"/>
    <w:rsid w:val="00AE4AD1"/>
    <w:rsid w:val="00AE51CE"/>
    <w:rsid w:val="00AE52CA"/>
    <w:rsid w:val="00AE692C"/>
    <w:rsid w:val="00AE742C"/>
    <w:rsid w:val="00AF0FCA"/>
    <w:rsid w:val="00AF258F"/>
    <w:rsid w:val="00AF3813"/>
    <w:rsid w:val="00AF4F12"/>
    <w:rsid w:val="00AF5B58"/>
    <w:rsid w:val="00AF5CEF"/>
    <w:rsid w:val="00AF70C8"/>
    <w:rsid w:val="00AF7EBE"/>
    <w:rsid w:val="00B027A6"/>
    <w:rsid w:val="00B04265"/>
    <w:rsid w:val="00B04FA3"/>
    <w:rsid w:val="00B051DD"/>
    <w:rsid w:val="00B1263C"/>
    <w:rsid w:val="00B13417"/>
    <w:rsid w:val="00B14909"/>
    <w:rsid w:val="00B15896"/>
    <w:rsid w:val="00B161AC"/>
    <w:rsid w:val="00B23BD9"/>
    <w:rsid w:val="00B25616"/>
    <w:rsid w:val="00B2605B"/>
    <w:rsid w:val="00B27231"/>
    <w:rsid w:val="00B30835"/>
    <w:rsid w:val="00B34E32"/>
    <w:rsid w:val="00B34EF6"/>
    <w:rsid w:val="00B35C64"/>
    <w:rsid w:val="00B3779E"/>
    <w:rsid w:val="00B37CD3"/>
    <w:rsid w:val="00B42505"/>
    <w:rsid w:val="00B43783"/>
    <w:rsid w:val="00B43994"/>
    <w:rsid w:val="00B43D8F"/>
    <w:rsid w:val="00B4403B"/>
    <w:rsid w:val="00B457D3"/>
    <w:rsid w:val="00B465BA"/>
    <w:rsid w:val="00B4666E"/>
    <w:rsid w:val="00B515A7"/>
    <w:rsid w:val="00B522BD"/>
    <w:rsid w:val="00B52ABC"/>
    <w:rsid w:val="00B52BFD"/>
    <w:rsid w:val="00B52D7B"/>
    <w:rsid w:val="00B54773"/>
    <w:rsid w:val="00B568BA"/>
    <w:rsid w:val="00B61B85"/>
    <w:rsid w:val="00B62E7D"/>
    <w:rsid w:val="00B65698"/>
    <w:rsid w:val="00B65D38"/>
    <w:rsid w:val="00B65F54"/>
    <w:rsid w:val="00B661BB"/>
    <w:rsid w:val="00B71017"/>
    <w:rsid w:val="00B721C0"/>
    <w:rsid w:val="00B72273"/>
    <w:rsid w:val="00B72422"/>
    <w:rsid w:val="00B735AD"/>
    <w:rsid w:val="00B74300"/>
    <w:rsid w:val="00B75696"/>
    <w:rsid w:val="00B762C1"/>
    <w:rsid w:val="00B77C3D"/>
    <w:rsid w:val="00B8216A"/>
    <w:rsid w:val="00B82171"/>
    <w:rsid w:val="00B8487F"/>
    <w:rsid w:val="00B85404"/>
    <w:rsid w:val="00B878BA"/>
    <w:rsid w:val="00B87ABA"/>
    <w:rsid w:val="00B87ACF"/>
    <w:rsid w:val="00B91491"/>
    <w:rsid w:val="00B930C2"/>
    <w:rsid w:val="00B940C9"/>
    <w:rsid w:val="00B95D36"/>
    <w:rsid w:val="00BA1514"/>
    <w:rsid w:val="00BA27D8"/>
    <w:rsid w:val="00BA3DA6"/>
    <w:rsid w:val="00BB0ACB"/>
    <w:rsid w:val="00BB0C29"/>
    <w:rsid w:val="00BB10A8"/>
    <w:rsid w:val="00BB32E7"/>
    <w:rsid w:val="00BB3DFA"/>
    <w:rsid w:val="00BB3E0F"/>
    <w:rsid w:val="00BB49AC"/>
    <w:rsid w:val="00BB6F7E"/>
    <w:rsid w:val="00BC0627"/>
    <w:rsid w:val="00BC643F"/>
    <w:rsid w:val="00BC7E53"/>
    <w:rsid w:val="00BD00A9"/>
    <w:rsid w:val="00BD3014"/>
    <w:rsid w:val="00BD770E"/>
    <w:rsid w:val="00BE5B81"/>
    <w:rsid w:val="00BE6343"/>
    <w:rsid w:val="00BF13E2"/>
    <w:rsid w:val="00BF3247"/>
    <w:rsid w:val="00BF3576"/>
    <w:rsid w:val="00BF3841"/>
    <w:rsid w:val="00BF3B2E"/>
    <w:rsid w:val="00BF3F46"/>
    <w:rsid w:val="00BF4FF1"/>
    <w:rsid w:val="00BF5F8A"/>
    <w:rsid w:val="00BF68DD"/>
    <w:rsid w:val="00BF6FD9"/>
    <w:rsid w:val="00BF7259"/>
    <w:rsid w:val="00C000F7"/>
    <w:rsid w:val="00C00D2B"/>
    <w:rsid w:val="00C02E90"/>
    <w:rsid w:val="00C0453D"/>
    <w:rsid w:val="00C0530B"/>
    <w:rsid w:val="00C06DDC"/>
    <w:rsid w:val="00C1185E"/>
    <w:rsid w:val="00C11C45"/>
    <w:rsid w:val="00C21A09"/>
    <w:rsid w:val="00C23463"/>
    <w:rsid w:val="00C24779"/>
    <w:rsid w:val="00C2784B"/>
    <w:rsid w:val="00C30212"/>
    <w:rsid w:val="00C304D9"/>
    <w:rsid w:val="00C32403"/>
    <w:rsid w:val="00C3528D"/>
    <w:rsid w:val="00C3534B"/>
    <w:rsid w:val="00C361CB"/>
    <w:rsid w:val="00C366E2"/>
    <w:rsid w:val="00C41BB4"/>
    <w:rsid w:val="00C41D51"/>
    <w:rsid w:val="00C42060"/>
    <w:rsid w:val="00C429F3"/>
    <w:rsid w:val="00C42AE8"/>
    <w:rsid w:val="00C42E25"/>
    <w:rsid w:val="00C43473"/>
    <w:rsid w:val="00C4517F"/>
    <w:rsid w:val="00C45497"/>
    <w:rsid w:val="00C45F79"/>
    <w:rsid w:val="00C5186E"/>
    <w:rsid w:val="00C51F92"/>
    <w:rsid w:val="00C53545"/>
    <w:rsid w:val="00C55165"/>
    <w:rsid w:val="00C5630E"/>
    <w:rsid w:val="00C56662"/>
    <w:rsid w:val="00C5722B"/>
    <w:rsid w:val="00C57FA5"/>
    <w:rsid w:val="00C60F8D"/>
    <w:rsid w:val="00C65988"/>
    <w:rsid w:val="00C660EF"/>
    <w:rsid w:val="00C667FC"/>
    <w:rsid w:val="00C67F60"/>
    <w:rsid w:val="00C71997"/>
    <w:rsid w:val="00C73D4A"/>
    <w:rsid w:val="00C74480"/>
    <w:rsid w:val="00C80965"/>
    <w:rsid w:val="00C832A2"/>
    <w:rsid w:val="00C90D04"/>
    <w:rsid w:val="00C91200"/>
    <w:rsid w:val="00C9411C"/>
    <w:rsid w:val="00C956C7"/>
    <w:rsid w:val="00C95B90"/>
    <w:rsid w:val="00C9613C"/>
    <w:rsid w:val="00C9790B"/>
    <w:rsid w:val="00CA007D"/>
    <w:rsid w:val="00CA0B27"/>
    <w:rsid w:val="00CA19F2"/>
    <w:rsid w:val="00CA21A7"/>
    <w:rsid w:val="00CA2333"/>
    <w:rsid w:val="00CA37EE"/>
    <w:rsid w:val="00CA4B96"/>
    <w:rsid w:val="00CA50D6"/>
    <w:rsid w:val="00CA5522"/>
    <w:rsid w:val="00CA66C0"/>
    <w:rsid w:val="00CB2B20"/>
    <w:rsid w:val="00CB30EF"/>
    <w:rsid w:val="00CB4AD6"/>
    <w:rsid w:val="00CC0141"/>
    <w:rsid w:val="00CC0A5C"/>
    <w:rsid w:val="00CC33C4"/>
    <w:rsid w:val="00CC51AE"/>
    <w:rsid w:val="00CC71E9"/>
    <w:rsid w:val="00CC7DEC"/>
    <w:rsid w:val="00CD1352"/>
    <w:rsid w:val="00CD13DC"/>
    <w:rsid w:val="00CD3F7D"/>
    <w:rsid w:val="00CE1294"/>
    <w:rsid w:val="00CE1C86"/>
    <w:rsid w:val="00CE3BDD"/>
    <w:rsid w:val="00CE472C"/>
    <w:rsid w:val="00CE4BF3"/>
    <w:rsid w:val="00CE4D65"/>
    <w:rsid w:val="00CE6644"/>
    <w:rsid w:val="00CE724D"/>
    <w:rsid w:val="00CF03B2"/>
    <w:rsid w:val="00CF2341"/>
    <w:rsid w:val="00CF378F"/>
    <w:rsid w:val="00CF39EE"/>
    <w:rsid w:val="00CF6E7A"/>
    <w:rsid w:val="00CF7817"/>
    <w:rsid w:val="00D016ED"/>
    <w:rsid w:val="00D01F9A"/>
    <w:rsid w:val="00D05BED"/>
    <w:rsid w:val="00D06334"/>
    <w:rsid w:val="00D07958"/>
    <w:rsid w:val="00D11A23"/>
    <w:rsid w:val="00D130E9"/>
    <w:rsid w:val="00D14282"/>
    <w:rsid w:val="00D14B60"/>
    <w:rsid w:val="00D15AF4"/>
    <w:rsid w:val="00D17899"/>
    <w:rsid w:val="00D17DCB"/>
    <w:rsid w:val="00D205F1"/>
    <w:rsid w:val="00D2097A"/>
    <w:rsid w:val="00D20F7E"/>
    <w:rsid w:val="00D212FA"/>
    <w:rsid w:val="00D21704"/>
    <w:rsid w:val="00D23EBE"/>
    <w:rsid w:val="00D25B13"/>
    <w:rsid w:val="00D26683"/>
    <w:rsid w:val="00D2779C"/>
    <w:rsid w:val="00D27D9B"/>
    <w:rsid w:val="00D314B3"/>
    <w:rsid w:val="00D3195A"/>
    <w:rsid w:val="00D3252B"/>
    <w:rsid w:val="00D344CE"/>
    <w:rsid w:val="00D35570"/>
    <w:rsid w:val="00D36108"/>
    <w:rsid w:val="00D3722A"/>
    <w:rsid w:val="00D37B30"/>
    <w:rsid w:val="00D414BF"/>
    <w:rsid w:val="00D435AD"/>
    <w:rsid w:val="00D44ED4"/>
    <w:rsid w:val="00D4519B"/>
    <w:rsid w:val="00D45D7D"/>
    <w:rsid w:val="00D510B6"/>
    <w:rsid w:val="00D55A00"/>
    <w:rsid w:val="00D56315"/>
    <w:rsid w:val="00D56B01"/>
    <w:rsid w:val="00D57076"/>
    <w:rsid w:val="00D60776"/>
    <w:rsid w:val="00D62AA6"/>
    <w:rsid w:val="00D653AD"/>
    <w:rsid w:val="00D6591E"/>
    <w:rsid w:val="00D6732D"/>
    <w:rsid w:val="00D67383"/>
    <w:rsid w:val="00D7266B"/>
    <w:rsid w:val="00D7399D"/>
    <w:rsid w:val="00D746B8"/>
    <w:rsid w:val="00D82782"/>
    <w:rsid w:val="00D8364C"/>
    <w:rsid w:val="00D83E38"/>
    <w:rsid w:val="00D84ABC"/>
    <w:rsid w:val="00D84B38"/>
    <w:rsid w:val="00D8510D"/>
    <w:rsid w:val="00D85DEC"/>
    <w:rsid w:val="00D8736D"/>
    <w:rsid w:val="00D90E1B"/>
    <w:rsid w:val="00D91C15"/>
    <w:rsid w:val="00D91E19"/>
    <w:rsid w:val="00D94509"/>
    <w:rsid w:val="00D94ADE"/>
    <w:rsid w:val="00D94ECC"/>
    <w:rsid w:val="00D96A2F"/>
    <w:rsid w:val="00D97249"/>
    <w:rsid w:val="00DA0945"/>
    <w:rsid w:val="00DA43EE"/>
    <w:rsid w:val="00DA4E15"/>
    <w:rsid w:val="00DA5A2A"/>
    <w:rsid w:val="00DA686F"/>
    <w:rsid w:val="00DA785E"/>
    <w:rsid w:val="00DB1596"/>
    <w:rsid w:val="00DB1A76"/>
    <w:rsid w:val="00DB1EE5"/>
    <w:rsid w:val="00DB2039"/>
    <w:rsid w:val="00DB34F5"/>
    <w:rsid w:val="00DB44F5"/>
    <w:rsid w:val="00DB6562"/>
    <w:rsid w:val="00DB671E"/>
    <w:rsid w:val="00DB69BB"/>
    <w:rsid w:val="00DB7FE1"/>
    <w:rsid w:val="00DC00FC"/>
    <w:rsid w:val="00DC0119"/>
    <w:rsid w:val="00DC0E61"/>
    <w:rsid w:val="00DC1CD2"/>
    <w:rsid w:val="00DC2645"/>
    <w:rsid w:val="00DC2D06"/>
    <w:rsid w:val="00DC30BE"/>
    <w:rsid w:val="00DC45ED"/>
    <w:rsid w:val="00DC5827"/>
    <w:rsid w:val="00DC739B"/>
    <w:rsid w:val="00DD05E5"/>
    <w:rsid w:val="00DD328A"/>
    <w:rsid w:val="00DD60D2"/>
    <w:rsid w:val="00DE1C7B"/>
    <w:rsid w:val="00DE2050"/>
    <w:rsid w:val="00DE4934"/>
    <w:rsid w:val="00DE5172"/>
    <w:rsid w:val="00DE51B2"/>
    <w:rsid w:val="00DE6CEF"/>
    <w:rsid w:val="00DF1223"/>
    <w:rsid w:val="00DF5F7A"/>
    <w:rsid w:val="00E0081C"/>
    <w:rsid w:val="00E029E4"/>
    <w:rsid w:val="00E03280"/>
    <w:rsid w:val="00E03FDA"/>
    <w:rsid w:val="00E10534"/>
    <w:rsid w:val="00E105B3"/>
    <w:rsid w:val="00E11680"/>
    <w:rsid w:val="00E126B5"/>
    <w:rsid w:val="00E13936"/>
    <w:rsid w:val="00E13A71"/>
    <w:rsid w:val="00E16F76"/>
    <w:rsid w:val="00E21A2E"/>
    <w:rsid w:val="00E21DE9"/>
    <w:rsid w:val="00E225DA"/>
    <w:rsid w:val="00E22CA6"/>
    <w:rsid w:val="00E24C6D"/>
    <w:rsid w:val="00E25041"/>
    <w:rsid w:val="00E25848"/>
    <w:rsid w:val="00E26360"/>
    <w:rsid w:val="00E27155"/>
    <w:rsid w:val="00E2777F"/>
    <w:rsid w:val="00E3232B"/>
    <w:rsid w:val="00E32BA9"/>
    <w:rsid w:val="00E348D5"/>
    <w:rsid w:val="00E35A63"/>
    <w:rsid w:val="00E366C9"/>
    <w:rsid w:val="00E36FDB"/>
    <w:rsid w:val="00E3759B"/>
    <w:rsid w:val="00E37636"/>
    <w:rsid w:val="00E4088E"/>
    <w:rsid w:val="00E419FD"/>
    <w:rsid w:val="00E437ED"/>
    <w:rsid w:val="00E43C17"/>
    <w:rsid w:val="00E44ED6"/>
    <w:rsid w:val="00E45CF5"/>
    <w:rsid w:val="00E473AF"/>
    <w:rsid w:val="00E51354"/>
    <w:rsid w:val="00E51DD3"/>
    <w:rsid w:val="00E526BE"/>
    <w:rsid w:val="00E546AC"/>
    <w:rsid w:val="00E54C46"/>
    <w:rsid w:val="00E56430"/>
    <w:rsid w:val="00E60895"/>
    <w:rsid w:val="00E6254B"/>
    <w:rsid w:val="00E6394C"/>
    <w:rsid w:val="00E66D1F"/>
    <w:rsid w:val="00E71C51"/>
    <w:rsid w:val="00E71F6E"/>
    <w:rsid w:val="00E735A2"/>
    <w:rsid w:val="00E74023"/>
    <w:rsid w:val="00E7432D"/>
    <w:rsid w:val="00E74652"/>
    <w:rsid w:val="00E76F91"/>
    <w:rsid w:val="00E77E89"/>
    <w:rsid w:val="00E83681"/>
    <w:rsid w:val="00E83DF8"/>
    <w:rsid w:val="00E84AD9"/>
    <w:rsid w:val="00E861F8"/>
    <w:rsid w:val="00E862FC"/>
    <w:rsid w:val="00E87E5E"/>
    <w:rsid w:val="00E93B87"/>
    <w:rsid w:val="00E93BB1"/>
    <w:rsid w:val="00E9406E"/>
    <w:rsid w:val="00E940EE"/>
    <w:rsid w:val="00E95F93"/>
    <w:rsid w:val="00E9750C"/>
    <w:rsid w:val="00E979EE"/>
    <w:rsid w:val="00EA2165"/>
    <w:rsid w:val="00EA636D"/>
    <w:rsid w:val="00EA64C9"/>
    <w:rsid w:val="00EA67AD"/>
    <w:rsid w:val="00EA724B"/>
    <w:rsid w:val="00EA7908"/>
    <w:rsid w:val="00EA7C9C"/>
    <w:rsid w:val="00EB3CF5"/>
    <w:rsid w:val="00EB5252"/>
    <w:rsid w:val="00EB53F7"/>
    <w:rsid w:val="00EB5C8D"/>
    <w:rsid w:val="00EC0965"/>
    <w:rsid w:val="00EC0AE1"/>
    <w:rsid w:val="00EC2758"/>
    <w:rsid w:val="00EC377B"/>
    <w:rsid w:val="00EC5BA0"/>
    <w:rsid w:val="00ED3532"/>
    <w:rsid w:val="00ED3BCE"/>
    <w:rsid w:val="00ED7315"/>
    <w:rsid w:val="00ED77C8"/>
    <w:rsid w:val="00EE1AE8"/>
    <w:rsid w:val="00EE1B06"/>
    <w:rsid w:val="00EE1E10"/>
    <w:rsid w:val="00EE1E2B"/>
    <w:rsid w:val="00EE44BE"/>
    <w:rsid w:val="00EE4F39"/>
    <w:rsid w:val="00EE4FD2"/>
    <w:rsid w:val="00EE53D6"/>
    <w:rsid w:val="00EE7FCE"/>
    <w:rsid w:val="00EF0056"/>
    <w:rsid w:val="00EF192F"/>
    <w:rsid w:val="00EF23EA"/>
    <w:rsid w:val="00EF522A"/>
    <w:rsid w:val="00EF625E"/>
    <w:rsid w:val="00EF6CDF"/>
    <w:rsid w:val="00EF71CB"/>
    <w:rsid w:val="00F017E8"/>
    <w:rsid w:val="00F03DB9"/>
    <w:rsid w:val="00F03E64"/>
    <w:rsid w:val="00F041C1"/>
    <w:rsid w:val="00F048DF"/>
    <w:rsid w:val="00F04AC6"/>
    <w:rsid w:val="00F04AD8"/>
    <w:rsid w:val="00F10C4F"/>
    <w:rsid w:val="00F10D9B"/>
    <w:rsid w:val="00F115AE"/>
    <w:rsid w:val="00F1164A"/>
    <w:rsid w:val="00F125A2"/>
    <w:rsid w:val="00F143F5"/>
    <w:rsid w:val="00F150B1"/>
    <w:rsid w:val="00F23C2B"/>
    <w:rsid w:val="00F23E9B"/>
    <w:rsid w:val="00F23F74"/>
    <w:rsid w:val="00F24184"/>
    <w:rsid w:val="00F24247"/>
    <w:rsid w:val="00F2568E"/>
    <w:rsid w:val="00F2574B"/>
    <w:rsid w:val="00F270E9"/>
    <w:rsid w:val="00F30044"/>
    <w:rsid w:val="00F30123"/>
    <w:rsid w:val="00F30548"/>
    <w:rsid w:val="00F31235"/>
    <w:rsid w:val="00F31829"/>
    <w:rsid w:val="00F32CAC"/>
    <w:rsid w:val="00F33521"/>
    <w:rsid w:val="00F33810"/>
    <w:rsid w:val="00F33CF3"/>
    <w:rsid w:val="00F3458B"/>
    <w:rsid w:val="00F34938"/>
    <w:rsid w:val="00F35933"/>
    <w:rsid w:val="00F40839"/>
    <w:rsid w:val="00F4148B"/>
    <w:rsid w:val="00F44C12"/>
    <w:rsid w:val="00F45A0F"/>
    <w:rsid w:val="00F46529"/>
    <w:rsid w:val="00F50C34"/>
    <w:rsid w:val="00F51C9A"/>
    <w:rsid w:val="00F51F82"/>
    <w:rsid w:val="00F52908"/>
    <w:rsid w:val="00F5701C"/>
    <w:rsid w:val="00F60295"/>
    <w:rsid w:val="00F61D43"/>
    <w:rsid w:val="00F633BD"/>
    <w:rsid w:val="00F6532B"/>
    <w:rsid w:val="00F661BD"/>
    <w:rsid w:val="00F66FBA"/>
    <w:rsid w:val="00F677DA"/>
    <w:rsid w:val="00F71566"/>
    <w:rsid w:val="00F7360F"/>
    <w:rsid w:val="00F74137"/>
    <w:rsid w:val="00F766B0"/>
    <w:rsid w:val="00F80C3B"/>
    <w:rsid w:val="00F81472"/>
    <w:rsid w:val="00F821D5"/>
    <w:rsid w:val="00F82998"/>
    <w:rsid w:val="00F82A4C"/>
    <w:rsid w:val="00F83DA6"/>
    <w:rsid w:val="00F85071"/>
    <w:rsid w:val="00F91D23"/>
    <w:rsid w:val="00F92D6C"/>
    <w:rsid w:val="00F9442C"/>
    <w:rsid w:val="00F97DC6"/>
    <w:rsid w:val="00FA123B"/>
    <w:rsid w:val="00FA1CD4"/>
    <w:rsid w:val="00FA421E"/>
    <w:rsid w:val="00FA422B"/>
    <w:rsid w:val="00FA58EA"/>
    <w:rsid w:val="00FB14C9"/>
    <w:rsid w:val="00FB2B34"/>
    <w:rsid w:val="00FB2D9F"/>
    <w:rsid w:val="00FB3AD1"/>
    <w:rsid w:val="00FB74AD"/>
    <w:rsid w:val="00FC66DE"/>
    <w:rsid w:val="00FD0269"/>
    <w:rsid w:val="00FD07F1"/>
    <w:rsid w:val="00FD0CB2"/>
    <w:rsid w:val="00FD250C"/>
    <w:rsid w:val="00FD27E7"/>
    <w:rsid w:val="00FD5B00"/>
    <w:rsid w:val="00FD6926"/>
    <w:rsid w:val="00FE11EB"/>
    <w:rsid w:val="00FE21C1"/>
    <w:rsid w:val="00FE2994"/>
    <w:rsid w:val="00FF064C"/>
    <w:rsid w:val="00FF069C"/>
    <w:rsid w:val="00FF1870"/>
    <w:rsid w:val="00FF3D98"/>
    <w:rsid w:val="00FF45A4"/>
    <w:rsid w:val="00FF4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420C9"/>
  <w15:docId w15:val="{C6B70320-43EC-49C6-AA9C-326F0B7F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E10"/>
    <w:pPr>
      <w:kinsoku w:val="0"/>
      <w:autoSpaceDE w:val="0"/>
      <w:autoSpaceDN w:val="0"/>
      <w:adjustRightInd w:val="0"/>
      <w:snapToGrid w:val="0"/>
      <w:textAlignment w:val="baseline"/>
    </w:pPr>
    <w:rPr>
      <w:rFonts w:ascii="Arial" w:eastAsia="Arial" w:hAnsi="Arial" w:cs="Arial"/>
      <w:snapToGrid w:val="0"/>
      <w:color w:val="00000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1E10"/>
    <w:pPr>
      <w:pBdr>
        <w:bottom w:val="single" w:sz="6" w:space="1" w:color="auto"/>
      </w:pBdr>
      <w:tabs>
        <w:tab w:val="center" w:pos="4153"/>
        <w:tab w:val="right" w:pos="8306"/>
      </w:tabs>
      <w:jc w:val="center"/>
    </w:pPr>
    <w:rPr>
      <w:sz w:val="18"/>
      <w:szCs w:val="18"/>
    </w:rPr>
  </w:style>
  <w:style w:type="character" w:customStyle="1" w:styleId="HeaderChar">
    <w:name w:val="Header Char"/>
    <w:basedOn w:val="DefaultParagraphFont"/>
    <w:link w:val="Header"/>
    <w:uiPriority w:val="99"/>
    <w:rsid w:val="00EE1E10"/>
    <w:rPr>
      <w:sz w:val="18"/>
      <w:szCs w:val="18"/>
    </w:rPr>
  </w:style>
  <w:style w:type="paragraph" w:styleId="Footer">
    <w:name w:val="footer"/>
    <w:basedOn w:val="Normal"/>
    <w:link w:val="FooterChar"/>
    <w:uiPriority w:val="99"/>
    <w:unhideWhenUsed/>
    <w:rsid w:val="00EE1E10"/>
    <w:pPr>
      <w:tabs>
        <w:tab w:val="center" w:pos="4153"/>
        <w:tab w:val="right" w:pos="8306"/>
      </w:tabs>
    </w:pPr>
    <w:rPr>
      <w:sz w:val="18"/>
      <w:szCs w:val="18"/>
    </w:rPr>
  </w:style>
  <w:style w:type="character" w:customStyle="1" w:styleId="FooterChar">
    <w:name w:val="Footer Char"/>
    <w:basedOn w:val="DefaultParagraphFont"/>
    <w:link w:val="Footer"/>
    <w:uiPriority w:val="99"/>
    <w:rsid w:val="00EE1E10"/>
    <w:rPr>
      <w:sz w:val="18"/>
      <w:szCs w:val="18"/>
    </w:rPr>
  </w:style>
  <w:style w:type="table" w:customStyle="1" w:styleId="TableNormal1">
    <w:name w:val="Table Normal1"/>
    <w:semiHidden/>
    <w:unhideWhenUsed/>
    <w:qFormat/>
    <w:rsid w:val="00EE1E10"/>
    <w:rPr>
      <w:rFonts w:ascii="Arial" w:hAnsi="Arial" w:cs="Arial"/>
      <w:kern w:val="0"/>
      <w:sz w:val="20"/>
      <w:szCs w:val="20"/>
    </w:rPr>
    <w:tblPr>
      <w:tblCellMar>
        <w:top w:w="0" w:type="dxa"/>
        <w:left w:w="0" w:type="dxa"/>
        <w:bottom w:w="0" w:type="dxa"/>
        <w:right w:w="0" w:type="dxa"/>
      </w:tblCellMar>
    </w:tblPr>
  </w:style>
  <w:style w:type="table" w:styleId="TableGrid">
    <w:name w:val="Table Grid"/>
    <w:basedOn w:val="TableNormal"/>
    <w:qFormat/>
    <w:rsid w:val="00AE4AD1"/>
    <w:pPr>
      <w:widowControl w:val="0"/>
      <w:jc w:val="both"/>
    </w:pPr>
    <w:rPr>
      <w:rFonts w:ascii="Arial" w:hAnsi="Arial" w:cs="Arial"/>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344D"/>
    <w:rPr>
      <w:sz w:val="18"/>
      <w:szCs w:val="18"/>
    </w:rPr>
  </w:style>
  <w:style w:type="character" w:customStyle="1" w:styleId="BalloonTextChar">
    <w:name w:val="Balloon Text Char"/>
    <w:basedOn w:val="DefaultParagraphFont"/>
    <w:link w:val="BalloonText"/>
    <w:uiPriority w:val="99"/>
    <w:semiHidden/>
    <w:rsid w:val="005E344D"/>
    <w:rPr>
      <w:rFonts w:ascii="Arial" w:eastAsia="Arial" w:hAnsi="Arial" w:cs="Arial"/>
      <w:snapToGrid w:val="0"/>
      <w:color w:val="000000"/>
      <w:kern w:val="0"/>
      <w:sz w:val="18"/>
      <w:szCs w:val="18"/>
    </w:rPr>
  </w:style>
  <w:style w:type="paragraph" w:customStyle="1" w:styleId="EndNoteBibliographyTitle">
    <w:name w:val="EndNote Bibliography Title"/>
    <w:basedOn w:val="Normal"/>
    <w:link w:val="EndNoteBibliographyTitleChar"/>
    <w:rsid w:val="00C41D51"/>
    <w:pPr>
      <w:jc w:val="center"/>
    </w:pPr>
    <w:rPr>
      <w:sz w:val="20"/>
    </w:rPr>
  </w:style>
  <w:style w:type="character" w:customStyle="1" w:styleId="EndNoteBibliographyTitleChar">
    <w:name w:val="EndNote Bibliography Title Char"/>
    <w:basedOn w:val="DefaultParagraphFont"/>
    <w:link w:val="EndNoteBibliographyTitle"/>
    <w:rsid w:val="00C41D51"/>
    <w:rPr>
      <w:rFonts w:ascii="Arial" w:eastAsia="Arial" w:hAnsi="Arial" w:cs="Arial"/>
      <w:snapToGrid w:val="0"/>
      <w:color w:val="000000"/>
      <w:kern w:val="0"/>
      <w:sz w:val="20"/>
      <w:szCs w:val="21"/>
    </w:rPr>
  </w:style>
  <w:style w:type="paragraph" w:customStyle="1" w:styleId="EndNoteBibliography">
    <w:name w:val="EndNote Bibliography"/>
    <w:basedOn w:val="Normal"/>
    <w:link w:val="EndNoteBibliographyChar"/>
    <w:rsid w:val="00C41D51"/>
    <w:rPr>
      <w:sz w:val="20"/>
    </w:rPr>
  </w:style>
  <w:style w:type="character" w:customStyle="1" w:styleId="EndNoteBibliographyChar">
    <w:name w:val="EndNote Bibliography Char"/>
    <w:basedOn w:val="DefaultParagraphFont"/>
    <w:link w:val="EndNoteBibliography"/>
    <w:rsid w:val="00C41D51"/>
    <w:rPr>
      <w:rFonts w:ascii="Arial" w:eastAsia="Arial" w:hAnsi="Arial" w:cs="Arial"/>
      <w:snapToGrid w:val="0"/>
      <w:color w:val="000000"/>
      <w:kern w:val="0"/>
      <w:sz w:val="20"/>
      <w:szCs w:val="21"/>
    </w:rPr>
  </w:style>
  <w:style w:type="character" w:styleId="Hyperlink">
    <w:name w:val="Hyperlink"/>
    <w:basedOn w:val="DefaultParagraphFont"/>
    <w:uiPriority w:val="99"/>
    <w:unhideWhenUsed/>
    <w:rsid w:val="00666DF8"/>
    <w:rPr>
      <w:color w:val="0000FF" w:themeColor="hyperlink"/>
      <w:u w:val="single"/>
    </w:rPr>
  </w:style>
  <w:style w:type="character" w:styleId="UnresolvedMention">
    <w:name w:val="Unresolved Mention"/>
    <w:basedOn w:val="DefaultParagraphFont"/>
    <w:uiPriority w:val="99"/>
    <w:semiHidden/>
    <w:unhideWhenUsed/>
    <w:rsid w:val="00666DF8"/>
    <w:rPr>
      <w:color w:val="605E5C"/>
      <w:shd w:val="clear" w:color="auto" w:fill="E1DFDD"/>
    </w:rPr>
  </w:style>
  <w:style w:type="paragraph" w:styleId="ListParagraph">
    <w:name w:val="List Paragraph"/>
    <w:basedOn w:val="Normal"/>
    <w:uiPriority w:val="34"/>
    <w:qFormat/>
    <w:rsid w:val="00E45CF5"/>
    <w:pPr>
      <w:ind w:left="720"/>
      <w:contextualSpacing/>
    </w:pPr>
  </w:style>
  <w:style w:type="paragraph" w:styleId="Revision">
    <w:name w:val="Revision"/>
    <w:hidden/>
    <w:uiPriority w:val="99"/>
    <w:semiHidden/>
    <w:rsid w:val="00344FD0"/>
    <w:rPr>
      <w:rFonts w:ascii="Arial" w:eastAsia="Arial" w:hAnsi="Arial" w:cs="Arial"/>
      <w:snapToGrid w:val="0"/>
      <w:color w:val="000000"/>
      <w:kern w:val="0"/>
      <w:szCs w:val="21"/>
    </w:rPr>
  </w:style>
  <w:style w:type="character" w:styleId="PlaceholderText">
    <w:name w:val="Placeholder Text"/>
    <w:basedOn w:val="DefaultParagraphFont"/>
    <w:uiPriority w:val="99"/>
    <w:semiHidden/>
    <w:rsid w:val="004F0751"/>
    <w:rPr>
      <w:color w:val="666666"/>
    </w:rPr>
  </w:style>
  <w:style w:type="character" w:styleId="CommentReference">
    <w:name w:val="annotation reference"/>
    <w:basedOn w:val="DefaultParagraphFont"/>
    <w:uiPriority w:val="99"/>
    <w:semiHidden/>
    <w:unhideWhenUsed/>
    <w:rsid w:val="009D51CE"/>
    <w:rPr>
      <w:sz w:val="16"/>
      <w:szCs w:val="16"/>
    </w:rPr>
  </w:style>
  <w:style w:type="paragraph" w:styleId="CommentText">
    <w:name w:val="annotation text"/>
    <w:basedOn w:val="Normal"/>
    <w:link w:val="CommentTextChar"/>
    <w:uiPriority w:val="99"/>
    <w:semiHidden/>
    <w:unhideWhenUsed/>
    <w:rsid w:val="009D51CE"/>
    <w:rPr>
      <w:sz w:val="20"/>
      <w:szCs w:val="20"/>
    </w:rPr>
  </w:style>
  <w:style w:type="character" w:customStyle="1" w:styleId="CommentTextChar">
    <w:name w:val="Comment Text Char"/>
    <w:basedOn w:val="DefaultParagraphFont"/>
    <w:link w:val="CommentText"/>
    <w:uiPriority w:val="99"/>
    <w:semiHidden/>
    <w:rsid w:val="009D51CE"/>
    <w:rPr>
      <w:rFonts w:ascii="Arial" w:eastAsia="Arial" w:hAnsi="Arial" w:cs="Arial"/>
      <w:snapToGrid w:val="0"/>
      <w:color w:val="000000"/>
      <w:kern w:val="0"/>
      <w:sz w:val="20"/>
      <w:szCs w:val="20"/>
    </w:rPr>
  </w:style>
  <w:style w:type="paragraph" w:styleId="CommentSubject">
    <w:name w:val="annotation subject"/>
    <w:basedOn w:val="CommentText"/>
    <w:next w:val="CommentText"/>
    <w:link w:val="CommentSubjectChar"/>
    <w:uiPriority w:val="99"/>
    <w:semiHidden/>
    <w:unhideWhenUsed/>
    <w:rsid w:val="009D51CE"/>
    <w:rPr>
      <w:b/>
      <w:bCs/>
    </w:rPr>
  </w:style>
  <w:style w:type="character" w:customStyle="1" w:styleId="CommentSubjectChar">
    <w:name w:val="Comment Subject Char"/>
    <w:basedOn w:val="CommentTextChar"/>
    <w:link w:val="CommentSubject"/>
    <w:uiPriority w:val="99"/>
    <w:semiHidden/>
    <w:rsid w:val="009D51CE"/>
    <w:rPr>
      <w:rFonts w:ascii="Arial" w:eastAsia="Arial" w:hAnsi="Arial" w:cs="Arial"/>
      <w:b/>
      <w:bCs/>
      <w:snapToGrid w:val="0"/>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656C79-8119-4ED1-9D9A-EE2FE6091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36</Pages>
  <Words>31262</Words>
  <Characters>50332</Characters>
  <Application>Microsoft Office Word</Application>
  <DocSecurity>0</DocSecurity>
  <Lines>1438</Lines>
  <Paragraphs>769</Paragraphs>
  <ScaleCrop>false</ScaleCrop>
  <Company/>
  <LinksUpToDate>false</LinksUpToDate>
  <CharactersWithSpaces>80825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张韶阳</dc:creator>
  <cp:lastModifiedBy>Ruixuan WANG</cp:lastModifiedBy>
  <cp:revision>24</cp:revision>
  <cp:lastPrinted>2023-11-22T03:55:00Z</cp:lastPrinted>
  <dcterms:created xsi:type="dcterms:W3CDTF">2025-08-20T06:55:00Z</dcterms:created>
  <dcterms:modified xsi:type="dcterms:W3CDTF">2025-08-21T02:07:00Z</dcterms:modified>
</cp:coreProperties>
</file>